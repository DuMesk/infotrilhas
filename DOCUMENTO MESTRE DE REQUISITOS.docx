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EB1C" w14:textId="6D9CD044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DOCUMENTO MESTRE DE REQUISITOS</w:t>
      </w:r>
    </w:p>
    <w:p w14:paraId="3D8B5EB9" w14:textId="2089B18C" w:rsidR="001D0970" w:rsidRPr="001D0970" w:rsidRDefault="001D0970" w:rsidP="00864DFF">
      <w:pPr>
        <w:jc w:val="center"/>
        <w:rPr>
          <w:b/>
          <w:bCs/>
        </w:rPr>
      </w:pPr>
      <w:r w:rsidRPr="001D0970">
        <w:rPr>
          <w:b/>
          <w:bCs/>
        </w:rPr>
        <w:t xml:space="preserve">Info Trilhas </w:t>
      </w:r>
      <w:r w:rsidR="00864DFF">
        <w:rPr>
          <w:b/>
          <w:bCs/>
        </w:rPr>
        <w:t>E-c</w:t>
      </w:r>
      <w:r w:rsidRPr="001D0970">
        <w:rPr>
          <w:b/>
          <w:bCs/>
        </w:rPr>
        <w:t>ommerce</w:t>
      </w:r>
    </w:p>
    <w:p w14:paraId="26BDB8F9" w14:textId="4B98B162" w:rsidR="001D0970" w:rsidRPr="001D0970" w:rsidRDefault="001D0970" w:rsidP="00864DFF">
      <w:r w:rsidRPr="001D0970">
        <w:rPr>
          <w:b/>
          <w:bCs/>
        </w:rPr>
        <w:t>Versão inicial:</w:t>
      </w:r>
      <w:r w:rsidRPr="001D0970">
        <w:t xml:space="preserve"> 1.0</w:t>
      </w:r>
      <w:r w:rsidRPr="001D0970">
        <w:br/>
      </w:r>
      <w:r w:rsidRPr="001D0970">
        <w:rPr>
          <w:b/>
          <w:bCs/>
        </w:rPr>
        <w:t>Data:</w:t>
      </w:r>
      <w:r w:rsidRPr="001D0970">
        <w:t xml:space="preserve"> 1</w:t>
      </w:r>
      <w:r w:rsidR="00864DFF">
        <w:t>7</w:t>
      </w:r>
      <w:r w:rsidRPr="001D0970">
        <w:t>/08/2026</w:t>
      </w:r>
      <w:r w:rsidRPr="001D0970">
        <w:br/>
      </w:r>
      <w:r w:rsidRPr="001D0970">
        <w:rPr>
          <w:b/>
          <w:bCs/>
        </w:rPr>
        <w:t>Status:</w:t>
      </w:r>
      <w:r w:rsidRPr="001D0970">
        <w:t xml:space="preserve"> Planejamento funcional</w:t>
      </w:r>
    </w:p>
    <w:p w14:paraId="576DF329" w14:textId="77777777" w:rsidR="001D0970" w:rsidRPr="001D0970" w:rsidRDefault="001D0970" w:rsidP="00864DFF">
      <w:pPr>
        <w:jc w:val="both"/>
      </w:pPr>
      <w:r w:rsidRPr="001D0970">
        <w:pict w14:anchorId="480BF967">
          <v:rect id="_x0000_i1421" style="width:0;height:1.5pt" o:hralign="center" o:hrstd="t" o:hr="t" fillcolor="#a0a0a0" stroked="f"/>
        </w:pict>
      </w:r>
    </w:p>
    <w:p w14:paraId="30164968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1. Visão do produto</w:t>
      </w:r>
    </w:p>
    <w:p w14:paraId="620AE8A1" w14:textId="77777777" w:rsidR="001D0970" w:rsidRPr="001D0970" w:rsidRDefault="001D0970" w:rsidP="00864DFF">
      <w:pPr>
        <w:jc w:val="both"/>
      </w:pPr>
      <w:r w:rsidRPr="001D0970">
        <w:t xml:space="preserve">Desenvolver uma plataforma própria para comercialização dos produtos da </w:t>
      </w:r>
      <w:r w:rsidRPr="001D0970">
        <w:rPr>
          <w:b/>
          <w:bCs/>
        </w:rPr>
        <w:t>Info Trilhas</w:t>
      </w:r>
      <w:r w:rsidRPr="001D0970">
        <w:t>, fabricante de vestuário térmico tecnológico e roupas com proteção UV 50+.</w:t>
      </w:r>
    </w:p>
    <w:p w14:paraId="578B5E20" w14:textId="77777777" w:rsidR="001D0970" w:rsidRPr="001D0970" w:rsidRDefault="001D0970" w:rsidP="00864DFF">
      <w:pPr>
        <w:jc w:val="both"/>
      </w:pPr>
      <w:r w:rsidRPr="001D0970">
        <w:t xml:space="preserve">A plataforma será destinada a vendas no </w:t>
      </w:r>
      <w:r w:rsidRPr="001D0970">
        <w:rPr>
          <w:b/>
          <w:bCs/>
        </w:rPr>
        <w:t>varejo e atacado para todo o Brasil</w:t>
      </w:r>
      <w:r w:rsidRPr="001D0970">
        <w:t>, com foco especial nos públicos de:</w:t>
      </w:r>
    </w:p>
    <w:p w14:paraId="18A6D236" w14:textId="77777777" w:rsidR="001D0970" w:rsidRPr="001D0970" w:rsidRDefault="001D0970" w:rsidP="00864DFF">
      <w:pPr>
        <w:numPr>
          <w:ilvl w:val="0"/>
          <w:numId w:val="1"/>
        </w:numPr>
        <w:jc w:val="both"/>
      </w:pPr>
      <w:r w:rsidRPr="001D0970">
        <w:t>motociclistas;</w:t>
      </w:r>
    </w:p>
    <w:p w14:paraId="52DB1A43" w14:textId="77777777" w:rsidR="001D0970" w:rsidRPr="001D0970" w:rsidRDefault="001D0970" w:rsidP="00864DFF">
      <w:pPr>
        <w:numPr>
          <w:ilvl w:val="0"/>
          <w:numId w:val="1"/>
        </w:numPr>
        <w:jc w:val="both"/>
      </w:pPr>
      <w:r w:rsidRPr="001D0970">
        <w:t>ciclistas;</w:t>
      </w:r>
    </w:p>
    <w:p w14:paraId="3A8B6278" w14:textId="77777777" w:rsidR="001D0970" w:rsidRPr="001D0970" w:rsidRDefault="001D0970" w:rsidP="00864DFF">
      <w:pPr>
        <w:numPr>
          <w:ilvl w:val="0"/>
          <w:numId w:val="1"/>
        </w:numPr>
        <w:jc w:val="both"/>
      </w:pPr>
      <w:r w:rsidRPr="001D0970">
        <w:t>corredores;</w:t>
      </w:r>
    </w:p>
    <w:p w14:paraId="104D5F2D" w14:textId="77777777" w:rsidR="001D0970" w:rsidRPr="001D0970" w:rsidRDefault="001D0970" w:rsidP="00864DFF">
      <w:pPr>
        <w:numPr>
          <w:ilvl w:val="0"/>
          <w:numId w:val="1"/>
        </w:numPr>
        <w:jc w:val="both"/>
      </w:pPr>
      <w:r w:rsidRPr="001D0970">
        <w:t>praticantes de trilhas;</w:t>
      </w:r>
    </w:p>
    <w:p w14:paraId="03490310" w14:textId="77777777" w:rsidR="001D0970" w:rsidRPr="001D0970" w:rsidRDefault="001D0970" w:rsidP="00864DFF">
      <w:pPr>
        <w:numPr>
          <w:ilvl w:val="0"/>
          <w:numId w:val="1"/>
        </w:numPr>
        <w:jc w:val="both"/>
      </w:pPr>
      <w:r w:rsidRPr="001D0970">
        <w:t>esportistas;</w:t>
      </w:r>
    </w:p>
    <w:p w14:paraId="23073BC1" w14:textId="77777777" w:rsidR="001D0970" w:rsidRPr="001D0970" w:rsidRDefault="001D0970" w:rsidP="00864DFF">
      <w:pPr>
        <w:numPr>
          <w:ilvl w:val="0"/>
          <w:numId w:val="1"/>
        </w:numPr>
        <w:jc w:val="both"/>
      </w:pPr>
      <w:r w:rsidRPr="001D0970">
        <w:t>pessoas expostas ao sol;</w:t>
      </w:r>
    </w:p>
    <w:p w14:paraId="678C24C5" w14:textId="77777777" w:rsidR="001D0970" w:rsidRPr="001D0970" w:rsidRDefault="001D0970" w:rsidP="00864DFF">
      <w:pPr>
        <w:numPr>
          <w:ilvl w:val="0"/>
          <w:numId w:val="1"/>
        </w:numPr>
        <w:jc w:val="both"/>
      </w:pPr>
      <w:r w:rsidRPr="001D0970">
        <w:t>empresas e compradores em quantidade.</w:t>
      </w:r>
    </w:p>
    <w:p w14:paraId="066B7941" w14:textId="77777777" w:rsidR="001D0970" w:rsidRPr="001D0970" w:rsidRDefault="001D0970" w:rsidP="00864DFF">
      <w:pPr>
        <w:jc w:val="both"/>
      </w:pPr>
      <w:r w:rsidRPr="001D0970">
        <w:t>A solução será composta por:</w:t>
      </w:r>
    </w:p>
    <w:p w14:paraId="6417645D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E-commerce + Estoque + Vendas presenciais/PDV + Administração + Pós-venda</w:t>
      </w:r>
    </w:p>
    <w:p w14:paraId="70723500" w14:textId="77777777" w:rsidR="001D0970" w:rsidRPr="001D0970" w:rsidRDefault="001D0970" w:rsidP="00864DFF">
      <w:pPr>
        <w:jc w:val="both"/>
      </w:pPr>
      <w:r w:rsidRPr="001D0970">
        <w:t>Não será um marketplace.</w:t>
      </w:r>
    </w:p>
    <w:p w14:paraId="68682C72" w14:textId="77777777" w:rsidR="001D0970" w:rsidRPr="001D0970" w:rsidRDefault="001D0970" w:rsidP="00864DFF">
      <w:pPr>
        <w:jc w:val="both"/>
      </w:pPr>
      <w:r w:rsidRPr="001D0970">
        <w:t xml:space="preserve">A única empresa vendedora será a </w:t>
      </w:r>
      <w:r w:rsidRPr="001D0970">
        <w:rPr>
          <w:b/>
          <w:bCs/>
        </w:rPr>
        <w:t>Info Trilhas</w:t>
      </w:r>
      <w:r w:rsidRPr="001D0970">
        <w:t>.</w:t>
      </w:r>
    </w:p>
    <w:p w14:paraId="7F7DFD88" w14:textId="77777777" w:rsidR="001D0970" w:rsidRPr="001D0970" w:rsidRDefault="001D0970" w:rsidP="00864DFF">
      <w:pPr>
        <w:jc w:val="both"/>
      </w:pPr>
      <w:r w:rsidRPr="001D0970">
        <w:pict w14:anchorId="0E6BC9A6">
          <v:rect id="_x0000_i1422" style="width:0;height:1.5pt" o:hralign="center" o:hrstd="t" o:hr="t" fillcolor="#a0a0a0" stroked="f"/>
        </w:pict>
      </w:r>
    </w:p>
    <w:p w14:paraId="1F744EB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2. Objetivos</w:t>
      </w:r>
    </w:p>
    <w:p w14:paraId="4BFD2D61" w14:textId="77777777" w:rsidR="001D0970" w:rsidRPr="001D0970" w:rsidRDefault="001D0970" w:rsidP="00864DFF">
      <w:pPr>
        <w:jc w:val="both"/>
      </w:pPr>
      <w:r w:rsidRPr="001D0970">
        <w:t>A plataforma deverá:</w:t>
      </w:r>
    </w:p>
    <w:p w14:paraId="4AC2CD16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vender produtos diretamente ao consumidor;</w:t>
      </w:r>
    </w:p>
    <w:p w14:paraId="2E429F95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permitir vendas sem cadastro;</w:t>
      </w:r>
    </w:p>
    <w:p w14:paraId="4CF0E1C2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permitir contas de clientes;</w:t>
      </w:r>
    </w:p>
    <w:p w14:paraId="5011A605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lastRenderedPageBreak/>
        <w:t>vender para pessoas físicas e jurídicas;</w:t>
      </w:r>
    </w:p>
    <w:p w14:paraId="501ADFCA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atender varejo e atacado;</w:t>
      </w:r>
    </w:p>
    <w:p w14:paraId="32081749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controlar estoque centralizado;</w:t>
      </w:r>
    </w:p>
    <w:p w14:paraId="7B720942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registrar vendas online;</w:t>
      </w:r>
    </w:p>
    <w:p w14:paraId="60DA1C97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registrar vendas presenciais e em eventos;</w:t>
      </w:r>
    </w:p>
    <w:p w14:paraId="2A87B130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receber pagamentos online;</w:t>
      </w:r>
    </w:p>
    <w:p w14:paraId="32A53A3B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calcular frete;</w:t>
      </w:r>
    </w:p>
    <w:p w14:paraId="07B7C154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gerar etiquetas de envio;</w:t>
      </w:r>
    </w:p>
    <w:p w14:paraId="2F806977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acompanhar entregas;</w:t>
      </w:r>
    </w:p>
    <w:p w14:paraId="6C5ACBAD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permitir avaliações;</w:t>
      </w:r>
    </w:p>
    <w:p w14:paraId="724496B1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permitir perguntas públicas;</w:t>
      </w:r>
    </w:p>
    <w:p w14:paraId="4C560567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possuir atendimento pós-venda;</w:t>
      </w:r>
    </w:p>
    <w:p w14:paraId="1B1A1910" w14:textId="77777777" w:rsidR="001D0970" w:rsidRPr="001D0970" w:rsidRDefault="001D0970" w:rsidP="00864DFF">
      <w:pPr>
        <w:numPr>
          <w:ilvl w:val="0"/>
          <w:numId w:val="2"/>
        </w:numPr>
        <w:jc w:val="both"/>
      </w:pPr>
      <w:proofErr w:type="spellStart"/>
      <w:r w:rsidRPr="001D0970">
        <w:t>fornecer</w:t>
      </w:r>
      <w:proofErr w:type="spellEnd"/>
      <w:r w:rsidRPr="001D0970">
        <w:t xml:space="preserve"> ferramentas completas de gestão;</w:t>
      </w:r>
    </w:p>
    <w:p w14:paraId="534029B7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possuir excelente experiência mobile;</w:t>
      </w:r>
    </w:p>
    <w:p w14:paraId="5F8D4671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ser preparada para SEO e Google Shopping;</w:t>
      </w:r>
    </w:p>
    <w:p w14:paraId="49D44BA5" w14:textId="77777777" w:rsidR="001D0970" w:rsidRPr="001D0970" w:rsidRDefault="001D0970" w:rsidP="00864DFF">
      <w:pPr>
        <w:numPr>
          <w:ilvl w:val="0"/>
          <w:numId w:val="2"/>
        </w:numPr>
        <w:jc w:val="both"/>
      </w:pPr>
      <w:r w:rsidRPr="001D0970">
        <w:t>fornecer dados de desempenho comercial.</w:t>
      </w:r>
    </w:p>
    <w:p w14:paraId="7066D6AD" w14:textId="77777777" w:rsidR="001D0970" w:rsidRPr="001D0970" w:rsidRDefault="001D0970" w:rsidP="00864DFF">
      <w:pPr>
        <w:jc w:val="both"/>
      </w:pPr>
      <w:r w:rsidRPr="001D0970">
        <w:pict w14:anchorId="5823A7FD">
          <v:rect id="_x0000_i1423" style="width:0;height:1.5pt" o:hralign="center" o:hrstd="t" o:hr="t" fillcolor="#a0a0a0" stroked="f"/>
        </w:pict>
      </w:r>
    </w:p>
    <w:p w14:paraId="34468D9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3. Tipos de usuários</w:t>
      </w:r>
    </w:p>
    <w:p w14:paraId="11B3365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3.1 Visitante</w:t>
      </w:r>
    </w:p>
    <w:p w14:paraId="2339A3CB" w14:textId="77777777" w:rsidR="001D0970" w:rsidRPr="001D0970" w:rsidRDefault="001D0970" w:rsidP="00864DFF">
      <w:pPr>
        <w:jc w:val="both"/>
      </w:pPr>
      <w:r w:rsidRPr="001D0970">
        <w:t>Pode:</w:t>
      </w:r>
    </w:p>
    <w:p w14:paraId="754D6EF2" w14:textId="77777777" w:rsidR="001D0970" w:rsidRPr="001D0970" w:rsidRDefault="001D0970" w:rsidP="00864DFF">
      <w:pPr>
        <w:numPr>
          <w:ilvl w:val="0"/>
          <w:numId w:val="3"/>
        </w:numPr>
        <w:jc w:val="both"/>
      </w:pPr>
      <w:r w:rsidRPr="001D0970">
        <w:t>navegar;</w:t>
      </w:r>
    </w:p>
    <w:p w14:paraId="36A62FB4" w14:textId="77777777" w:rsidR="001D0970" w:rsidRPr="001D0970" w:rsidRDefault="001D0970" w:rsidP="00864DFF">
      <w:pPr>
        <w:numPr>
          <w:ilvl w:val="0"/>
          <w:numId w:val="3"/>
        </w:numPr>
        <w:jc w:val="both"/>
      </w:pPr>
      <w:r w:rsidRPr="001D0970">
        <w:t>pesquisar;</w:t>
      </w:r>
    </w:p>
    <w:p w14:paraId="2080D48C" w14:textId="77777777" w:rsidR="001D0970" w:rsidRPr="001D0970" w:rsidRDefault="001D0970" w:rsidP="00864DFF">
      <w:pPr>
        <w:numPr>
          <w:ilvl w:val="0"/>
          <w:numId w:val="3"/>
        </w:numPr>
        <w:jc w:val="both"/>
      </w:pPr>
      <w:r w:rsidRPr="001D0970">
        <w:t>filtrar;</w:t>
      </w:r>
    </w:p>
    <w:p w14:paraId="0966D5A1" w14:textId="77777777" w:rsidR="001D0970" w:rsidRPr="001D0970" w:rsidRDefault="001D0970" w:rsidP="00864DFF">
      <w:pPr>
        <w:numPr>
          <w:ilvl w:val="0"/>
          <w:numId w:val="3"/>
        </w:numPr>
        <w:jc w:val="both"/>
      </w:pPr>
      <w:r w:rsidRPr="001D0970">
        <w:t>visualizar produtos;</w:t>
      </w:r>
    </w:p>
    <w:p w14:paraId="491E4200" w14:textId="77777777" w:rsidR="001D0970" w:rsidRPr="001D0970" w:rsidRDefault="001D0970" w:rsidP="00864DFF">
      <w:pPr>
        <w:numPr>
          <w:ilvl w:val="0"/>
          <w:numId w:val="3"/>
        </w:numPr>
        <w:jc w:val="both"/>
      </w:pPr>
      <w:r w:rsidRPr="001D0970">
        <w:t>consultar frete;</w:t>
      </w:r>
    </w:p>
    <w:p w14:paraId="28D6E2E7" w14:textId="77777777" w:rsidR="001D0970" w:rsidRPr="001D0970" w:rsidRDefault="001D0970" w:rsidP="00864DFF">
      <w:pPr>
        <w:numPr>
          <w:ilvl w:val="0"/>
          <w:numId w:val="3"/>
        </w:numPr>
        <w:jc w:val="both"/>
      </w:pPr>
      <w:r w:rsidRPr="001D0970">
        <w:t>montar carrinho;</w:t>
      </w:r>
    </w:p>
    <w:p w14:paraId="56CB76C8" w14:textId="77777777" w:rsidR="001D0970" w:rsidRPr="001D0970" w:rsidRDefault="001D0970" w:rsidP="00864DFF">
      <w:pPr>
        <w:numPr>
          <w:ilvl w:val="0"/>
          <w:numId w:val="3"/>
        </w:numPr>
        <w:jc w:val="both"/>
      </w:pPr>
      <w:r w:rsidRPr="001D0970">
        <w:t>comprar sem criar conta;</w:t>
      </w:r>
    </w:p>
    <w:p w14:paraId="5698BFB4" w14:textId="77777777" w:rsidR="001D0970" w:rsidRPr="001D0970" w:rsidRDefault="001D0970" w:rsidP="00864DFF">
      <w:pPr>
        <w:numPr>
          <w:ilvl w:val="0"/>
          <w:numId w:val="3"/>
        </w:numPr>
        <w:jc w:val="both"/>
      </w:pPr>
      <w:r w:rsidRPr="001D0970">
        <w:lastRenderedPageBreak/>
        <w:t>fazer perguntas conforme as regras definidas.</w:t>
      </w:r>
    </w:p>
    <w:p w14:paraId="3CFF4F8E" w14:textId="77777777" w:rsidR="001D0970" w:rsidRPr="001D0970" w:rsidRDefault="001D0970" w:rsidP="00864DFF">
      <w:pPr>
        <w:jc w:val="both"/>
      </w:pPr>
      <w:r w:rsidRPr="001D0970">
        <w:pict w14:anchorId="6AF08813">
          <v:rect id="_x0000_i1424" style="width:0;height:1.5pt" o:hralign="center" o:hrstd="t" o:hr="t" fillcolor="#a0a0a0" stroked="f"/>
        </w:pict>
      </w:r>
    </w:p>
    <w:p w14:paraId="299BDB65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3.2 Cliente</w:t>
      </w:r>
    </w:p>
    <w:p w14:paraId="5B3C7F3E" w14:textId="77777777" w:rsidR="001D0970" w:rsidRPr="001D0970" w:rsidRDefault="001D0970" w:rsidP="00864DFF">
      <w:pPr>
        <w:jc w:val="both"/>
      </w:pPr>
      <w:r w:rsidRPr="001D0970">
        <w:t>Pode:</w:t>
      </w:r>
    </w:p>
    <w:p w14:paraId="3AEA474A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manter perfil;</w:t>
      </w:r>
    </w:p>
    <w:p w14:paraId="48BDAC96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manter endereços;</w:t>
      </w:r>
    </w:p>
    <w:p w14:paraId="2F92D401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fazer compras;</w:t>
      </w:r>
    </w:p>
    <w:p w14:paraId="2EDBF837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visualizar pedidos;</w:t>
      </w:r>
    </w:p>
    <w:p w14:paraId="47CE2541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acompanhar entrega;</w:t>
      </w:r>
    </w:p>
    <w:p w14:paraId="4A780F32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favoritar produtos;</w:t>
      </w:r>
    </w:p>
    <w:p w14:paraId="7AEBD02B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avaliar produtos comprados;</w:t>
      </w:r>
    </w:p>
    <w:p w14:paraId="439E0E1D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adicionar fotos às avaliações;</w:t>
      </w:r>
    </w:p>
    <w:p w14:paraId="21903831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fazer perguntas;</w:t>
      </w:r>
    </w:p>
    <w:p w14:paraId="34C8787B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responder perguntas quando permitido;</w:t>
      </w:r>
    </w:p>
    <w:p w14:paraId="09C2E7DF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solicitar troca/devolução;</w:t>
      </w:r>
    </w:p>
    <w:p w14:paraId="1545F9AE" w14:textId="77777777" w:rsidR="001D0970" w:rsidRPr="001D0970" w:rsidRDefault="001D0970" w:rsidP="00864DFF">
      <w:pPr>
        <w:numPr>
          <w:ilvl w:val="0"/>
          <w:numId w:val="4"/>
        </w:numPr>
        <w:jc w:val="both"/>
      </w:pPr>
      <w:r w:rsidRPr="001D0970">
        <w:t>abrir atendimento referente ao pedido.</w:t>
      </w:r>
    </w:p>
    <w:p w14:paraId="38884D5F" w14:textId="77777777" w:rsidR="001D0970" w:rsidRPr="001D0970" w:rsidRDefault="001D0970" w:rsidP="00864DFF">
      <w:pPr>
        <w:jc w:val="both"/>
      </w:pPr>
      <w:r w:rsidRPr="001D0970">
        <w:pict w14:anchorId="28A121B6">
          <v:rect id="_x0000_i1425" style="width:0;height:1.5pt" o:hralign="center" o:hrstd="t" o:hr="t" fillcolor="#a0a0a0" stroked="f"/>
        </w:pict>
      </w:r>
    </w:p>
    <w:p w14:paraId="600D021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3.3 Administrador</w:t>
      </w:r>
    </w:p>
    <w:p w14:paraId="6E15F841" w14:textId="77777777" w:rsidR="001D0970" w:rsidRPr="001D0970" w:rsidRDefault="001D0970" w:rsidP="00864DFF">
      <w:pPr>
        <w:jc w:val="both"/>
      </w:pPr>
      <w:r w:rsidRPr="001D0970">
        <w:t>Possui controle total.</w:t>
      </w:r>
    </w:p>
    <w:p w14:paraId="5BE1D5E4" w14:textId="77777777" w:rsidR="001D0970" w:rsidRPr="001D0970" w:rsidRDefault="001D0970" w:rsidP="00864DFF">
      <w:pPr>
        <w:jc w:val="both"/>
      </w:pPr>
      <w:r w:rsidRPr="001D0970">
        <w:t>Pode:</w:t>
      </w:r>
    </w:p>
    <w:p w14:paraId="01D76479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produtos;</w:t>
      </w:r>
    </w:p>
    <w:p w14:paraId="3F3624DD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estoque;</w:t>
      </w:r>
    </w:p>
    <w:p w14:paraId="1B3100E4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categorias;</w:t>
      </w:r>
    </w:p>
    <w:p w14:paraId="41FBE3B3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preços;</w:t>
      </w:r>
    </w:p>
    <w:p w14:paraId="775B1EB1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definir regras de atacado;</w:t>
      </w:r>
    </w:p>
    <w:p w14:paraId="7DB5763E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definir formas de pagamento;</w:t>
      </w:r>
    </w:p>
    <w:p w14:paraId="358611CC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definir descontos;</w:t>
      </w:r>
    </w:p>
    <w:p w14:paraId="7365A0E3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lastRenderedPageBreak/>
        <w:t>definir regras de frete;</w:t>
      </w:r>
    </w:p>
    <w:p w14:paraId="1CDA263E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definir estoque mínimo;</w:t>
      </w:r>
    </w:p>
    <w:p w14:paraId="77F9E313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usuários internos;</w:t>
      </w:r>
    </w:p>
    <w:p w14:paraId="488945D7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atribuir perfis;</w:t>
      </w:r>
    </w:p>
    <w:p w14:paraId="55491F59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pedidos;</w:t>
      </w:r>
    </w:p>
    <w:p w14:paraId="714475CA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clientes;</w:t>
      </w:r>
    </w:p>
    <w:p w14:paraId="6A67CC21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avaliações;</w:t>
      </w:r>
    </w:p>
    <w:p w14:paraId="2B0EF0AC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perguntas;</w:t>
      </w:r>
    </w:p>
    <w:p w14:paraId="7733B26D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administrar atendimento;</w:t>
      </w:r>
    </w:p>
    <w:p w14:paraId="1550E56E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alterar banners e conteúdos;</w:t>
      </w:r>
    </w:p>
    <w:p w14:paraId="5B7E5ABE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visualizar indicadores;</w:t>
      </w:r>
    </w:p>
    <w:p w14:paraId="196C0431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visualizar logs;</w:t>
      </w:r>
    </w:p>
    <w:p w14:paraId="5FE9851F" w14:textId="77777777" w:rsidR="001D0970" w:rsidRPr="001D0970" w:rsidRDefault="001D0970" w:rsidP="00864DFF">
      <w:pPr>
        <w:numPr>
          <w:ilvl w:val="0"/>
          <w:numId w:val="5"/>
        </w:numPr>
        <w:jc w:val="both"/>
      </w:pPr>
      <w:r w:rsidRPr="001D0970">
        <w:t>configurar o sistema.</w:t>
      </w:r>
    </w:p>
    <w:p w14:paraId="1CA4CE61" w14:textId="77777777" w:rsidR="001D0970" w:rsidRPr="001D0970" w:rsidRDefault="001D0970" w:rsidP="00864DFF">
      <w:pPr>
        <w:jc w:val="both"/>
      </w:pPr>
      <w:r w:rsidRPr="001D0970">
        <w:pict w14:anchorId="489710AB">
          <v:rect id="_x0000_i1426" style="width:0;height:1.5pt" o:hralign="center" o:hrstd="t" o:hr="t" fillcolor="#a0a0a0" stroked="f"/>
        </w:pict>
      </w:r>
    </w:p>
    <w:p w14:paraId="798E2A17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3.4 Estoque</w:t>
      </w:r>
    </w:p>
    <w:p w14:paraId="5DF19FCD" w14:textId="77777777" w:rsidR="001D0970" w:rsidRPr="001D0970" w:rsidRDefault="001D0970" w:rsidP="00864DFF">
      <w:pPr>
        <w:jc w:val="both"/>
      </w:pPr>
      <w:r w:rsidRPr="001D0970">
        <w:t>Perfil interno com acesso às funções de:</w:t>
      </w:r>
    </w:p>
    <w:p w14:paraId="198C6799" w14:textId="77777777" w:rsidR="001D0970" w:rsidRPr="001D0970" w:rsidRDefault="001D0970" w:rsidP="00864DFF">
      <w:pPr>
        <w:numPr>
          <w:ilvl w:val="0"/>
          <w:numId w:val="6"/>
        </w:numPr>
        <w:jc w:val="both"/>
      </w:pPr>
      <w:r w:rsidRPr="001D0970">
        <w:t>produtos;</w:t>
      </w:r>
    </w:p>
    <w:p w14:paraId="3A6F102E" w14:textId="77777777" w:rsidR="001D0970" w:rsidRPr="001D0970" w:rsidRDefault="001D0970" w:rsidP="00864DFF">
      <w:pPr>
        <w:numPr>
          <w:ilvl w:val="0"/>
          <w:numId w:val="6"/>
        </w:numPr>
        <w:jc w:val="both"/>
      </w:pPr>
      <w:r w:rsidRPr="001D0970">
        <w:t>variações;</w:t>
      </w:r>
    </w:p>
    <w:p w14:paraId="51CC8602" w14:textId="77777777" w:rsidR="001D0970" w:rsidRPr="001D0970" w:rsidRDefault="001D0970" w:rsidP="00864DFF">
      <w:pPr>
        <w:numPr>
          <w:ilvl w:val="0"/>
          <w:numId w:val="6"/>
        </w:numPr>
        <w:jc w:val="both"/>
      </w:pPr>
      <w:r w:rsidRPr="001D0970">
        <w:t>estoque;</w:t>
      </w:r>
    </w:p>
    <w:p w14:paraId="2E3DD7A4" w14:textId="77777777" w:rsidR="001D0970" w:rsidRPr="001D0970" w:rsidRDefault="001D0970" w:rsidP="00864DFF">
      <w:pPr>
        <w:numPr>
          <w:ilvl w:val="0"/>
          <w:numId w:val="6"/>
        </w:numPr>
        <w:jc w:val="both"/>
      </w:pPr>
      <w:r w:rsidRPr="001D0970">
        <w:t>movimentações;</w:t>
      </w:r>
    </w:p>
    <w:p w14:paraId="15866B0C" w14:textId="77777777" w:rsidR="001D0970" w:rsidRPr="001D0970" w:rsidRDefault="001D0970" w:rsidP="00864DFF">
      <w:pPr>
        <w:numPr>
          <w:ilvl w:val="0"/>
          <w:numId w:val="6"/>
        </w:numPr>
        <w:jc w:val="both"/>
      </w:pPr>
      <w:r w:rsidRPr="001D0970">
        <w:t>alertas;</w:t>
      </w:r>
    </w:p>
    <w:p w14:paraId="60C5753D" w14:textId="77777777" w:rsidR="001D0970" w:rsidRPr="001D0970" w:rsidRDefault="001D0970" w:rsidP="00864DFF">
      <w:pPr>
        <w:numPr>
          <w:ilvl w:val="0"/>
          <w:numId w:val="6"/>
        </w:numPr>
        <w:jc w:val="both"/>
      </w:pPr>
      <w:r w:rsidRPr="001D0970">
        <w:t>separação;</w:t>
      </w:r>
    </w:p>
    <w:p w14:paraId="122F82C0" w14:textId="77777777" w:rsidR="001D0970" w:rsidRPr="001D0970" w:rsidRDefault="001D0970" w:rsidP="00864DFF">
      <w:pPr>
        <w:numPr>
          <w:ilvl w:val="0"/>
          <w:numId w:val="6"/>
        </w:numPr>
        <w:jc w:val="both"/>
      </w:pPr>
      <w:r w:rsidRPr="001D0970">
        <w:t>preparação dos pedidos.</w:t>
      </w:r>
    </w:p>
    <w:p w14:paraId="43B7AE35" w14:textId="77777777" w:rsidR="001D0970" w:rsidRPr="001D0970" w:rsidRDefault="001D0970" w:rsidP="00864DFF">
      <w:pPr>
        <w:jc w:val="both"/>
      </w:pPr>
      <w:r w:rsidRPr="001D0970">
        <w:t>As permissões exatas serão configuradas pelo sistema.</w:t>
      </w:r>
    </w:p>
    <w:p w14:paraId="78A2F267" w14:textId="77777777" w:rsidR="001D0970" w:rsidRPr="001D0970" w:rsidRDefault="001D0970" w:rsidP="00864DFF">
      <w:pPr>
        <w:jc w:val="both"/>
      </w:pPr>
      <w:r w:rsidRPr="001D0970">
        <w:pict w14:anchorId="666749E2">
          <v:rect id="_x0000_i1427" style="width:0;height:1.5pt" o:hralign="center" o:hrstd="t" o:hr="t" fillcolor="#a0a0a0" stroked="f"/>
        </w:pict>
      </w:r>
    </w:p>
    <w:p w14:paraId="1E3A60B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3.5 Atendimento</w:t>
      </w:r>
    </w:p>
    <w:p w14:paraId="409E0E4C" w14:textId="77777777" w:rsidR="001D0970" w:rsidRPr="001D0970" w:rsidRDefault="001D0970" w:rsidP="00864DFF">
      <w:pPr>
        <w:jc w:val="both"/>
      </w:pPr>
      <w:r w:rsidRPr="001D0970">
        <w:t>Acesso a:</w:t>
      </w:r>
    </w:p>
    <w:p w14:paraId="0A975912" w14:textId="77777777" w:rsidR="001D0970" w:rsidRPr="001D0970" w:rsidRDefault="001D0970" w:rsidP="00864DFF">
      <w:pPr>
        <w:numPr>
          <w:ilvl w:val="0"/>
          <w:numId w:val="7"/>
        </w:numPr>
        <w:jc w:val="both"/>
      </w:pPr>
      <w:r w:rsidRPr="001D0970">
        <w:lastRenderedPageBreak/>
        <w:t>pedidos;</w:t>
      </w:r>
    </w:p>
    <w:p w14:paraId="6B40CABF" w14:textId="77777777" w:rsidR="001D0970" w:rsidRPr="001D0970" w:rsidRDefault="001D0970" w:rsidP="00864DFF">
      <w:pPr>
        <w:numPr>
          <w:ilvl w:val="0"/>
          <w:numId w:val="7"/>
        </w:numPr>
        <w:jc w:val="both"/>
      </w:pPr>
      <w:r w:rsidRPr="001D0970">
        <w:t>clientes;</w:t>
      </w:r>
    </w:p>
    <w:p w14:paraId="2FAEFEF8" w14:textId="77777777" w:rsidR="001D0970" w:rsidRPr="001D0970" w:rsidRDefault="001D0970" w:rsidP="00864DFF">
      <w:pPr>
        <w:numPr>
          <w:ilvl w:val="0"/>
          <w:numId w:val="7"/>
        </w:numPr>
        <w:jc w:val="both"/>
      </w:pPr>
      <w:r w:rsidRPr="001D0970">
        <w:t>perguntas;</w:t>
      </w:r>
    </w:p>
    <w:p w14:paraId="6778340D" w14:textId="77777777" w:rsidR="001D0970" w:rsidRPr="001D0970" w:rsidRDefault="001D0970" w:rsidP="00864DFF">
      <w:pPr>
        <w:numPr>
          <w:ilvl w:val="0"/>
          <w:numId w:val="7"/>
        </w:numPr>
        <w:jc w:val="both"/>
      </w:pPr>
      <w:r w:rsidRPr="001D0970">
        <w:t>avaliações;</w:t>
      </w:r>
    </w:p>
    <w:p w14:paraId="0971CD43" w14:textId="77777777" w:rsidR="001D0970" w:rsidRPr="001D0970" w:rsidRDefault="001D0970" w:rsidP="00864DFF">
      <w:pPr>
        <w:numPr>
          <w:ilvl w:val="0"/>
          <w:numId w:val="7"/>
        </w:numPr>
        <w:jc w:val="both"/>
      </w:pPr>
      <w:r w:rsidRPr="001D0970">
        <w:t>solicitações de troca;</w:t>
      </w:r>
    </w:p>
    <w:p w14:paraId="6DDC4473" w14:textId="77777777" w:rsidR="001D0970" w:rsidRPr="001D0970" w:rsidRDefault="001D0970" w:rsidP="00864DFF">
      <w:pPr>
        <w:numPr>
          <w:ilvl w:val="0"/>
          <w:numId w:val="7"/>
        </w:numPr>
        <w:jc w:val="both"/>
      </w:pPr>
      <w:r w:rsidRPr="001D0970">
        <w:t>devoluções;</w:t>
      </w:r>
    </w:p>
    <w:p w14:paraId="363AEA10" w14:textId="77777777" w:rsidR="001D0970" w:rsidRPr="001D0970" w:rsidRDefault="001D0970" w:rsidP="00864DFF">
      <w:pPr>
        <w:numPr>
          <w:ilvl w:val="0"/>
          <w:numId w:val="7"/>
        </w:numPr>
        <w:jc w:val="both"/>
      </w:pPr>
      <w:r w:rsidRPr="001D0970">
        <w:t>atendimentos pós-venda.</w:t>
      </w:r>
    </w:p>
    <w:p w14:paraId="0D322C13" w14:textId="77777777" w:rsidR="001D0970" w:rsidRPr="001D0970" w:rsidRDefault="001D0970" w:rsidP="00864DFF">
      <w:pPr>
        <w:jc w:val="both"/>
      </w:pPr>
      <w:r w:rsidRPr="001D0970">
        <w:pict w14:anchorId="238A542C">
          <v:rect id="_x0000_i1428" style="width:0;height:1.5pt" o:hralign="center" o:hrstd="t" o:hr="t" fillcolor="#a0a0a0" stroked="f"/>
        </w:pict>
      </w:r>
    </w:p>
    <w:p w14:paraId="58D19A9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3.6 Financeiro</w:t>
      </w:r>
    </w:p>
    <w:p w14:paraId="7C24437B" w14:textId="77777777" w:rsidR="001D0970" w:rsidRPr="001D0970" w:rsidRDefault="001D0970" w:rsidP="00864DFF">
      <w:pPr>
        <w:jc w:val="both"/>
      </w:pPr>
      <w:r w:rsidRPr="001D0970">
        <w:t>Acesso a:</w:t>
      </w:r>
    </w:p>
    <w:p w14:paraId="163DC178" w14:textId="77777777" w:rsidR="001D0970" w:rsidRPr="001D0970" w:rsidRDefault="001D0970" w:rsidP="00864DFF">
      <w:pPr>
        <w:numPr>
          <w:ilvl w:val="0"/>
          <w:numId w:val="8"/>
        </w:numPr>
        <w:jc w:val="both"/>
      </w:pPr>
      <w:r w:rsidRPr="001D0970">
        <w:t>vendas;</w:t>
      </w:r>
    </w:p>
    <w:p w14:paraId="5A33CEC4" w14:textId="77777777" w:rsidR="001D0970" w:rsidRPr="001D0970" w:rsidRDefault="001D0970" w:rsidP="00864DFF">
      <w:pPr>
        <w:numPr>
          <w:ilvl w:val="0"/>
          <w:numId w:val="8"/>
        </w:numPr>
        <w:jc w:val="both"/>
      </w:pPr>
      <w:r w:rsidRPr="001D0970">
        <w:t>pagamentos;</w:t>
      </w:r>
    </w:p>
    <w:p w14:paraId="10901B8F" w14:textId="77777777" w:rsidR="001D0970" w:rsidRPr="001D0970" w:rsidRDefault="001D0970" w:rsidP="00864DFF">
      <w:pPr>
        <w:numPr>
          <w:ilvl w:val="0"/>
          <w:numId w:val="8"/>
        </w:numPr>
        <w:jc w:val="both"/>
      </w:pPr>
      <w:r w:rsidRPr="001D0970">
        <w:t>estornos;</w:t>
      </w:r>
    </w:p>
    <w:p w14:paraId="037DF513" w14:textId="77777777" w:rsidR="001D0970" w:rsidRPr="001D0970" w:rsidRDefault="001D0970" w:rsidP="00864DFF">
      <w:pPr>
        <w:numPr>
          <w:ilvl w:val="0"/>
          <w:numId w:val="8"/>
        </w:numPr>
        <w:jc w:val="both"/>
      </w:pPr>
      <w:r w:rsidRPr="001D0970">
        <w:t>reembolsos;</w:t>
      </w:r>
    </w:p>
    <w:p w14:paraId="122F8F41" w14:textId="77777777" w:rsidR="001D0970" w:rsidRPr="001D0970" w:rsidRDefault="001D0970" w:rsidP="00864DFF">
      <w:pPr>
        <w:numPr>
          <w:ilvl w:val="0"/>
          <w:numId w:val="8"/>
        </w:numPr>
        <w:jc w:val="both"/>
      </w:pPr>
      <w:r w:rsidRPr="001D0970">
        <w:t>faturamento;</w:t>
      </w:r>
    </w:p>
    <w:p w14:paraId="459770AD" w14:textId="77777777" w:rsidR="001D0970" w:rsidRPr="001D0970" w:rsidRDefault="001D0970" w:rsidP="00864DFF">
      <w:pPr>
        <w:numPr>
          <w:ilvl w:val="0"/>
          <w:numId w:val="8"/>
        </w:numPr>
        <w:jc w:val="both"/>
      </w:pPr>
      <w:r w:rsidRPr="001D0970">
        <w:t>relatórios financeiros.</w:t>
      </w:r>
    </w:p>
    <w:p w14:paraId="5DCA824D" w14:textId="77777777" w:rsidR="001D0970" w:rsidRPr="001D0970" w:rsidRDefault="001D0970" w:rsidP="00864DFF">
      <w:pPr>
        <w:jc w:val="both"/>
      </w:pPr>
      <w:r w:rsidRPr="001D0970">
        <w:pict w14:anchorId="0CCBD323">
          <v:rect id="_x0000_i1429" style="width:0;height:1.5pt" o:hralign="center" o:hrstd="t" o:hr="t" fillcolor="#a0a0a0" stroked="f"/>
        </w:pict>
      </w:r>
    </w:p>
    <w:p w14:paraId="3CF59B90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4. Administração de usuários internos</w:t>
      </w:r>
    </w:p>
    <w:p w14:paraId="355DCA1D" w14:textId="77777777" w:rsidR="001D0970" w:rsidRPr="001D0970" w:rsidRDefault="001D0970" w:rsidP="00864DFF">
      <w:pPr>
        <w:jc w:val="both"/>
      </w:pPr>
      <w:r w:rsidRPr="001D0970">
        <w:t>O administrador poderá:</w:t>
      </w:r>
    </w:p>
    <w:p w14:paraId="6A1F9C77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Administração → Usuários → Novo usuário</w:t>
      </w:r>
    </w:p>
    <w:p w14:paraId="59C26A94" w14:textId="77777777" w:rsidR="001D0970" w:rsidRPr="001D0970" w:rsidRDefault="001D0970" w:rsidP="00864DFF">
      <w:pPr>
        <w:jc w:val="both"/>
      </w:pPr>
      <w:r w:rsidRPr="001D0970">
        <w:t>E informar:</w:t>
      </w:r>
    </w:p>
    <w:p w14:paraId="127F9872" w14:textId="77777777" w:rsidR="001D0970" w:rsidRPr="001D0970" w:rsidRDefault="001D0970" w:rsidP="00864DFF">
      <w:pPr>
        <w:numPr>
          <w:ilvl w:val="0"/>
          <w:numId w:val="9"/>
        </w:numPr>
        <w:jc w:val="both"/>
      </w:pPr>
      <w:r w:rsidRPr="001D0970">
        <w:t>nome;</w:t>
      </w:r>
    </w:p>
    <w:p w14:paraId="4407F760" w14:textId="77777777" w:rsidR="001D0970" w:rsidRPr="001D0970" w:rsidRDefault="001D0970" w:rsidP="00864DFF">
      <w:pPr>
        <w:numPr>
          <w:ilvl w:val="0"/>
          <w:numId w:val="9"/>
        </w:numPr>
        <w:jc w:val="both"/>
      </w:pPr>
      <w:r w:rsidRPr="001D0970">
        <w:t>e-mail;</w:t>
      </w:r>
    </w:p>
    <w:p w14:paraId="00A9ECEE" w14:textId="77777777" w:rsidR="001D0970" w:rsidRPr="001D0970" w:rsidRDefault="001D0970" w:rsidP="00864DFF">
      <w:pPr>
        <w:numPr>
          <w:ilvl w:val="0"/>
          <w:numId w:val="9"/>
        </w:numPr>
        <w:jc w:val="both"/>
      </w:pPr>
      <w:r w:rsidRPr="001D0970">
        <w:t>perfil;</w:t>
      </w:r>
    </w:p>
    <w:p w14:paraId="11F30BC7" w14:textId="77777777" w:rsidR="001D0970" w:rsidRPr="001D0970" w:rsidRDefault="001D0970" w:rsidP="00864DFF">
      <w:pPr>
        <w:numPr>
          <w:ilvl w:val="0"/>
          <w:numId w:val="9"/>
        </w:numPr>
        <w:jc w:val="both"/>
      </w:pPr>
      <w:r w:rsidRPr="001D0970">
        <w:t>ativo/inativo.</w:t>
      </w:r>
    </w:p>
    <w:p w14:paraId="3417964E" w14:textId="77777777" w:rsidR="001D0970" w:rsidRPr="001D0970" w:rsidRDefault="001D0970" w:rsidP="00864DFF">
      <w:pPr>
        <w:jc w:val="both"/>
      </w:pPr>
      <w:r w:rsidRPr="001D0970">
        <w:t>Perfis inicialmente disponíveis:</w:t>
      </w:r>
    </w:p>
    <w:p w14:paraId="07EDF87B" w14:textId="77777777" w:rsidR="001D0970" w:rsidRPr="001D0970" w:rsidRDefault="001D0970" w:rsidP="00864DFF">
      <w:pPr>
        <w:numPr>
          <w:ilvl w:val="0"/>
          <w:numId w:val="10"/>
        </w:numPr>
        <w:jc w:val="both"/>
      </w:pPr>
      <w:r w:rsidRPr="001D0970">
        <w:t>Administrador;</w:t>
      </w:r>
    </w:p>
    <w:p w14:paraId="4F62431D" w14:textId="77777777" w:rsidR="001D0970" w:rsidRPr="001D0970" w:rsidRDefault="001D0970" w:rsidP="00864DFF">
      <w:pPr>
        <w:numPr>
          <w:ilvl w:val="0"/>
          <w:numId w:val="10"/>
        </w:numPr>
        <w:jc w:val="both"/>
      </w:pPr>
      <w:r w:rsidRPr="001D0970">
        <w:lastRenderedPageBreak/>
        <w:t>Estoque;</w:t>
      </w:r>
    </w:p>
    <w:p w14:paraId="07B5891E" w14:textId="77777777" w:rsidR="001D0970" w:rsidRPr="001D0970" w:rsidRDefault="001D0970" w:rsidP="00864DFF">
      <w:pPr>
        <w:numPr>
          <w:ilvl w:val="0"/>
          <w:numId w:val="10"/>
        </w:numPr>
        <w:jc w:val="both"/>
      </w:pPr>
      <w:r w:rsidRPr="001D0970">
        <w:t>Atendimento;</w:t>
      </w:r>
    </w:p>
    <w:p w14:paraId="5A59E9F6" w14:textId="77777777" w:rsidR="001D0970" w:rsidRPr="001D0970" w:rsidRDefault="001D0970" w:rsidP="00864DFF">
      <w:pPr>
        <w:numPr>
          <w:ilvl w:val="0"/>
          <w:numId w:val="10"/>
        </w:numPr>
        <w:jc w:val="both"/>
      </w:pPr>
      <w:r w:rsidRPr="001D0970">
        <w:t>Financeiro.</w:t>
      </w:r>
    </w:p>
    <w:p w14:paraId="467166B2" w14:textId="77777777" w:rsidR="001D0970" w:rsidRPr="001D0970" w:rsidRDefault="001D0970" w:rsidP="00864DFF">
      <w:pPr>
        <w:jc w:val="both"/>
      </w:pPr>
      <w:r w:rsidRPr="001D0970">
        <w:t>A arquitetura deverá permitir criar permissões adicionais futuramente.</w:t>
      </w:r>
    </w:p>
    <w:p w14:paraId="077D9CD3" w14:textId="77777777" w:rsidR="001D0970" w:rsidRPr="001D0970" w:rsidRDefault="001D0970" w:rsidP="00864DFF">
      <w:pPr>
        <w:jc w:val="both"/>
      </w:pPr>
      <w:r w:rsidRPr="001D0970">
        <w:pict w14:anchorId="026F8D35">
          <v:rect id="_x0000_i1430" style="width:0;height:1.5pt" o:hralign="center" o:hrstd="t" o:hr="t" fillcolor="#a0a0a0" stroked="f"/>
        </w:pict>
      </w:r>
    </w:p>
    <w:p w14:paraId="78F5FC2D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5. Catálogo</w:t>
      </w:r>
    </w:p>
    <w:p w14:paraId="0FD84D07" w14:textId="77777777" w:rsidR="001D0970" w:rsidRPr="001D0970" w:rsidRDefault="001D0970" w:rsidP="00864DFF">
      <w:pPr>
        <w:jc w:val="both"/>
      </w:pPr>
      <w:r w:rsidRPr="001D0970">
        <w:t>O cadastro de produto será uma das principais funcionalidades do sistema.</w:t>
      </w:r>
    </w:p>
    <w:p w14:paraId="780FB0A0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Dados básicos</w:t>
      </w:r>
    </w:p>
    <w:p w14:paraId="0CF7D4FA" w14:textId="77777777" w:rsidR="001D0970" w:rsidRPr="001D0970" w:rsidRDefault="001D0970" w:rsidP="00864DFF">
      <w:pPr>
        <w:jc w:val="both"/>
      </w:pPr>
      <w:r w:rsidRPr="001D0970">
        <w:t>Cada produto poderá possuir:</w:t>
      </w:r>
    </w:p>
    <w:p w14:paraId="1AB22F33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nome;</w:t>
      </w:r>
    </w:p>
    <w:p w14:paraId="40C969BB" w14:textId="77777777" w:rsidR="001D0970" w:rsidRPr="001D0970" w:rsidRDefault="001D0970" w:rsidP="00864DFF">
      <w:pPr>
        <w:numPr>
          <w:ilvl w:val="0"/>
          <w:numId w:val="11"/>
        </w:numPr>
        <w:jc w:val="both"/>
      </w:pPr>
      <w:proofErr w:type="spellStart"/>
      <w:r w:rsidRPr="001D0970">
        <w:t>slug</w:t>
      </w:r>
      <w:proofErr w:type="spellEnd"/>
      <w:r w:rsidRPr="001D0970">
        <w:t>/URL;</w:t>
      </w:r>
    </w:p>
    <w:p w14:paraId="09E9F93D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descrição resumida;</w:t>
      </w:r>
    </w:p>
    <w:p w14:paraId="700B4584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descrição completa;</w:t>
      </w:r>
    </w:p>
    <w:p w14:paraId="7B76C72B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categoria;</w:t>
      </w:r>
    </w:p>
    <w:p w14:paraId="16C3C452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subcategoria;</w:t>
      </w:r>
    </w:p>
    <w:p w14:paraId="6F4F2F77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marca;</w:t>
      </w:r>
    </w:p>
    <w:p w14:paraId="4BDCD27A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coleção;</w:t>
      </w:r>
    </w:p>
    <w:p w14:paraId="71838209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público;</w:t>
      </w:r>
    </w:p>
    <w:p w14:paraId="5D208CCD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status;</w:t>
      </w:r>
    </w:p>
    <w:p w14:paraId="44C6864A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destaque;</w:t>
      </w:r>
    </w:p>
    <w:p w14:paraId="0F1A9B5A" w14:textId="77777777" w:rsidR="001D0970" w:rsidRPr="001D0970" w:rsidRDefault="001D0970" w:rsidP="00864DFF">
      <w:pPr>
        <w:numPr>
          <w:ilvl w:val="0"/>
          <w:numId w:val="11"/>
        </w:numPr>
        <w:jc w:val="both"/>
      </w:pPr>
      <w:r w:rsidRPr="001D0970">
        <w:t>lançamento.</w:t>
      </w:r>
    </w:p>
    <w:p w14:paraId="0AC696B4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Dados comerciais</w:t>
      </w:r>
    </w:p>
    <w:p w14:paraId="7F90240B" w14:textId="77777777" w:rsidR="001D0970" w:rsidRPr="001D0970" w:rsidRDefault="001D0970" w:rsidP="00864DFF">
      <w:pPr>
        <w:numPr>
          <w:ilvl w:val="0"/>
          <w:numId w:val="12"/>
        </w:numPr>
        <w:jc w:val="both"/>
      </w:pPr>
      <w:r w:rsidRPr="001D0970">
        <w:t>preço varejo;</w:t>
      </w:r>
    </w:p>
    <w:p w14:paraId="57C3C416" w14:textId="77777777" w:rsidR="001D0970" w:rsidRPr="001D0970" w:rsidRDefault="001D0970" w:rsidP="00864DFF">
      <w:pPr>
        <w:numPr>
          <w:ilvl w:val="0"/>
          <w:numId w:val="12"/>
        </w:numPr>
        <w:jc w:val="both"/>
      </w:pPr>
      <w:r w:rsidRPr="001D0970">
        <w:t>preço promocional;</w:t>
      </w:r>
    </w:p>
    <w:p w14:paraId="0C467735" w14:textId="77777777" w:rsidR="001D0970" w:rsidRPr="001D0970" w:rsidRDefault="001D0970" w:rsidP="00864DFF">
      <w:pPr>
        <w:numPr>
          <w:ilvl w:val="0"/>
          <w:numId w:val="12"/>
        </w:numPr>
        <w:jc w:val="both"/>
      </w:pPr>
      <w:r w:rsidRPr="001D0970">
        <w:t>preço atacado;</w:t>
      </w:r>
    </w:p>
    <w:p w14:paraId="0657DF5C" w14:textId="77777777" w:rsidR="001D0970" w:rsidRPr="001D0970" w:rsidRDefault="001D0970" w:rsidP="00864DFF">
      <w:pPr>
        <w:numPr>
          <w:ilvl w:val="0"/>
          <w:numId w:val="12"/>
        </w:numPr>
        <w:jc w:val="both"/>
      </w:pPr>
      <w:r w:rsidRPr="001D0970">
        <w:t>regras de atacado;</w:t>
      </w:r>
    </w:p>
    <w:p w14:paraId="74207B40" w14:textId="77777777" w:rsidR="001D0970" w:rsidRPr="001D0970" w:rsidRDefault="001D0970" w:rsidP="00864DFF">
      <w:pPr>
        <w:numPr>
          <w:ilvl w:val="0"/>
          <w:numId w:val="12"/>
        </w:numPr>
        <w:jc w:val="both"/>
      </w:pPr>
      <w:r w:rsidRPr="001D0970">
        <w:t>desconto PIX;</w:t>
      </w:r>
    </w:p>
    <w:p w14:paraId="1D25343F" w14:textId="77777777" w:rsidR="001D0970" w:rsidRPr="001D0970" w:rsidRDefault="001D0970" w:rsidP="00864DFF">
      <w:pPr>
        <w:numPr>
          <w:ilvl w:val="0"/>
          <w:numId w:val="12"/>
        </w:numPr>
        <w:jc w:val="both"/>
      </w:pPr>
      <w:r w:rsidRPr="001D0970">
        <w:lastRenderedPageBreak/>
        <w:t>disponibilidade.</w:t>
      </w:r>
    </w:p>
    <w:p w14:paraId="3752213D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Dados logísticos</w:t>
      </w:r>
    </w:p>
    <w:p w14:paraId="64D1FE85" w14:textId="77777777" w:rsidR="001D0970" w:rsidRPr="001D0970" w:rsidRDefault="001D0970" w:rsidP="00864DFF">
      <w:pPr>
        <w:numPr>
          <w:ilvl w:val="0"/>
          <w:numId w:val="13"/>
        </w:numPr>
        <w:jc w:val="both"/>
      </w:pPr>
      <w:r w:rsidRPr="001D0970">
        <w:t>peso;</w:t>
      </w:r>
    </w:p>
    <w:p w14:paraId="671E1A97" w14:textId="77777777" w:rsidR="001D0970" w:rsidRPr="001D0970" w:rsidRDefault="001D0970" w:rsidP="00864DFF">
      <w:pPr>
        <w:numPr>
          <w:ilvl w:val="0"/>
          <w:numId w:val="13"/>
        </w:numPr>
        <w:jc w:val="both"/>
      </w:pPr>
      <w:r w:rsidRPr="001D0970">
        <w:t>altura;</w:t>
      </w:r>
    </w:p>
    <w:p w14:paraId="08EF10BD" w14:textId="77777777" w:rsidR="001D0970" w:rsidRPr="001D0970" w:rsidRDefault="001D0970" w:rsidP="00864DFF">
      <w:pPr>
        <w:numPr>
          <w:ilvl w:val="0"/>
          <w:numId w:val="13"/>
        </w:numPr>
        <w:jc w:val="both"/>
      </w:pPr>
      <w:r w:rsidRPr="001D0970">
        <w:t>largura;</w:t>
      </w:r>
    </w:p>
    <w:p w14:paraId="5661DC21" w14:textId="77777777" w:rsidR="001D0970" w:rsidRPr="001D0970" w:rsidRDefault="001D0970" w:rsidP="00864DFF">
      <w:pPr>
        <w:numPr>
          <w:ilvl w:val="0"/>
          <w:numId w:val="13"/>
        </w:numPr>
        <w:jc w:val="both"/>
      </w:pPr>
      <w:r w:rsidRPr="001D0970">
        <w:t>comprimento;</w:t>
      </w:r>
    </w:p>
    <w:p w14:paraId="0346C40B" w14:textId="77777777" w:rsidR="001D0970" w:rsidRPr="001D0970" w:rsidRDefault="001D0970" w:rsidP="00864DFF">
      <w:pPr>
        <w:numPr>
          <w:ilvl w:val="0"/>
          <w:numId w:val="13"/>
        </w:numPr>
        <w:jc w:val="both"/>
      </w:pPr>
      <w:r w:rsidRPr="001D0970">
        <w:t>prazo de preparação.</w:t>
      </w:r>
    </w:p>
    <w:p w14:paraId="4CDB9C9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Dados técnicos</w:t>
      </w:r>
    </w:p>
    <w:p w14:paraId="2013D282" w14:textId="77777777" w:rsidR="001D0970" w:rsidRPr="001D0970" w:rsidRDefault="001D0970" w:rsidP="00864DFF">
      <w:pPr>
        <w:jc w:val="both"/>
      </w:pPr>
      <w:r w:rsidRPr="001D0970">
        <w:t>Exemplos:</w:t>
      </w:r>
    </w:p>
    <w:p w14:paraId="337F9ACC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proteção UV;</w:t>
      </w:r>
    </w:p>
    <w:p w14:paraId="41624838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tecnologia térmica;</w:t>
      </w:r>
    </w:p>
    <w:p w14:paraId="72796A73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composição;</w:t>
      </w:r>
    </w:p>
    <w:p w14:paraId="36F5C360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tecido;</w:t>
      </w:r>
    </w:p>
    <w:p w14:paraId="0D550E9F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respirabilidade;</w:t>
      </w:r>
    </w:p>
    <w:p w14:paraId="131EADF3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secagem;</w:t>
      </w:r>
    </w:p>
    <w:p w14:paraId="1B0401FF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gramatura;</w:t>
      </w:r>
    </w:p>
    <w:p w14:paraId="03CD4864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utilização recomendada;</w:t>
      </w:r>
    </w:p>
    <w:p w14:paraId="755ED301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atividade;</w:t>
      </w:r>
    </w:p>
    <w:p w14:paraId="51D1D3C9" w14:textId="77777777" w:rsidR="001D0970" w:rsidRPr="001D0970" w:rsidRDefault="001D0970" w:rsidP="00864DFF">
      <w:pPr>
        <w:numPr>
          <w:ilvl w:val="0"/>
          <w:numId w:val="14"/>
        </w:numPr>
        <w:jc w:val="both"/>
      </w:pPr>
      <w:r w:rsidRPr="001D0970">
        <w:t>temperatura recomendada.</w:t>
      </w:r>
    </w:p>
    <w:p w14:paraId="79B69AC3" w14:textId="77777777" w:rsidR="001D0970" w:rsidRPr="001D0970" w:rsidRDefault="001D0970" w:rsidP="00864DFF">
      <w:pPr>
        <w:jc w:val="both"/>
      </w:pPr>
      <w:r w:rsidRPr="001D0970">
        <w:t>Os atributos deverão ser configuráveis pelo administrador.</w:t>
      </w:r>
    </w:p>
    <w:p w14:paraId="6D5C1563" w14:textId="77777777" w:rsidR="001D0970" w:rsidRPr="001D0970" w:rsidRDefault="001D0970" w:rsidP="00864DFF">
      <w:pPr>
        <w:jc w:val="both"/>
      </w:pPr>
      <w:r w:rsidRPr="001D0970">
        <w:t xml:space="preserve">O administrador poderá determinar quais características técnicas poderão ser utilizadas como </w:t>
      </w:r>
      <w:r w:rsidRPr="001D0970">
        <w:rPr>
          <w:b/>
          <w:bCs/>
        </w:rPr>
        <w:t>filtros na loja</w:t>
      </w:r>
      <w:r w:rsidRPr="001D0970">
        <w:t>.</w:t>
      </w:r>
    </w:p>
    <w:p w14:paraId="00AD5C32" w14:textId="77777777" w:rsidR="001D0970" w:rsidRPr="001D0970" w:rsidRDefault="001D0970" w:rsidP="00864DFF">
      <w:pPr>
        <w:jc w:val="both"/>
      </w:pPr>
      <w:r w:rsidRPr="001D0970">
        <w:pict w14:anchorId="0C88D32B">
          <v:rect id="_x0000_i1431" style="width:0;height:1.5pt" o:hralign="center" o:hrstd="t" o:hr="t" fillcolor="#a0a0a0" stroked="f"/>
        </w:pict>
      </w:r>
    </w:p>
    <w:p w14:paraId="15B6ACE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6. Categorias</w:t>
      </w:r>
    </w:p>
    <w:p w14:paraId="1C14D3DF" w14:textId="77777777" w:rsidR="001D0970" w:rsidRPr="001D0970" w:rsidRDefault="001D0970" w:rsidP="00864DFF">
      <w:pPr>
        <w:jc w:val="both"/>
      </w:pPr>
      <w:r w:rsidRPr="001D0970">
        <w:t>As categorias não serão fixadas no código.</w:t>
      </w:r>
    </w:p>
    <w:p w14:paraId="6610D3D6" w14:textId="77777777" w:rsidR="001D0970" w:rsidRPr="001D0970" w:rsidRDefault="001D0970" w:rsidP="00864DFF">
      <w:pPr>
        <w:jc w:val="both"/>
      </w:pPr>
      <w:r w:rsidRPr="001D0970">
        <w:t>O administrador poderá:</w:t>
      </w:r>
    </w:p>
    <w:p w14:paraId="2E9B9551" w14:textId="77777777" w:rsidR="001D0970" w:rsidRPr="001D0970" w:rsidRDefault="001D0970" w:rsidP="00864DFF">
      <w:pPr>
        <w:numPr>
          <w:ilvl w:val="0"/>
          <w:numId w:val="15"/>
        </w:numPr>
        <w:jc w:val="both"/>
      </w:pPr>
      <w:r w:rsidRPr="001D0970">
        <w:t>criar;</w:t>
      </w:r>
    </w:p>
    <w:p w14:paraId="21BC1B0C" w14:textId="77777777" w:rsidR="001D0970" w:rsidRPr="001D0970" w:rsidRDefault="001D0970" w:rsidP="00864DFF">
      <w:pPr>
        <w:numPr>
          <w:ilvl w:val="0"/>
          <w:numId w:val="15"/>
        </w:numPr>
        <w:jc w:val="both"/>
      </w:pPr>
      <w:r w:rsidRPr="001D0970">
        <w:lastRenderedPageBreak/>
        <w:t>editar;</w:t>
      </w:r>
    </w:p>
    <w:p w14:paraId="48664DF0" w14:textId="77777777" w:rsidR="001D0970" w:rsidRPr="001D0970" w:rsidRDefault="001D0970" w:rsidP="00864DFF">
      <w:pPr>
        <w:numPr>
          <w:ilvl w:val="0"/>
          <w:numId w:val="15"/>
        </w:numPr>
        <w:jc w:val="both"/>
      </w:pPr>
      <w:r w:rsidRPr="001D0970">
        <w:t>ordenar;</w:t>
      </w:r>
    </w:p>
    <w:p w14:paraId="17C8BAF8" w14:textId="77777777" w:rsidR="001D0970" w:rsidRPr="001D0970" w:rsidRDefault="001D0970" w:rsidP="00864DFF">
      <w:pPr>
        <w:numPr>
          <w:ilvl w:val="0"/>
          <w:numId w:val="15"/>
        </w:numPr>
        <w:jc w:val="both"/>
      </w:pPr>
      <w:r w:rsidRPr="001D0970">
        <w:t>ativar;</w:t>
      </w:r>
    </w:p>
    <w:p w14:paraId="0AB97A36" w14:textId="77777777" w:rsidR="001D0970" w:rsidRPr="001D0970" w:rsidRDefault="001D0970" w:rsidP="00864DFF">
      <w:pPr>
        <w:numPr>
          <w:ilvl w:val="0"/>
          <w:numId w:val="15"/>
        </w:numPr>
        <w:jc w:val="both"/>
      </w:pPr>
      <w:r w:rsidRPr="001D0970">
        <w:t>desativar;</w:t>
      </w:r>
    </w:p>
    <w:p w14:paraId="0892335A" w14:textId="77777777" w:rsidR="001D0970" w:rsidRPr="001D0970" w:rsidRDefault="001D0970" w:rsidP="00864DFF">
      <w:pPr>
        <w:numPr>
          <w:ilvl w:val="0"/>
          <w:numId w:val="15"/>
        </w:numPr>
        <w:jc w:val="both"/>
      </w:pPr>
      <w:r w:rsidRPr="001D0970">
        <w:t>excluir quando permitido.</w:t>
      </w:r>
    </w:p>
    <w:p w14:paraId="6BC8ACFA" w14:textId="77777777" w:rsidR="001D0970" w:rsidRPr="001D0970" w:rsidRDefault="001D0970" w:rsidP="00864DFF">
      <w:pPr>
        <w:jc w:val="both"/>
      </w:pPr>
      <w:r w:rsidRPr="001D0970">
        <w:t>Exemplos possíveis:</w:t>
      </w:r>
    </w:p>
    <w:p w14:paraId="0CA0F63F" w14:textId="77777777" w:rsidR="001D0970" w:rsidRPr="001D0970" w:rsidRDefault="001D0970" w:rsidP="00864DFF">
      <w:pPr>
        <w:numPr>
          <w:ilvl w:val="0"/>
          <w:numId w:val="16"/>
        </w:numPr>
        <w:jc w:val="both"/>
      </w:pPr>
      <w:r w:rsidRPr="001D0970">
        <w:t>Motociclismo</w:t>
      </w:r>
    </w:p>
    <w:p w14:paraId="16139971" w14:textId="77777777" w:rsidR="001D0970" w:rsidRPr="001D0970" w:rsidRDefault="001D0970" w:rsidP="00864DFF">
      <w:pPr>
        <w:numPr>
          <w:ilvl w:val="0"/>
          <w:numId w:val="16"/>
        </w:numPr>
        <w:jc w:val="both"/>
      </w:pPr>
      <w:r w:rsidRPr="001D0970">
        <w:t>Ciclismo</w:t>
      </w:r>
    </w:p>
    <w:p w14:paraId="08F253A1" w14:textId="77777777" w:rsidR="001D0970" w:rsidRPr="001D0970" w:rsidRDefault="001D0970" w:rsidP="00864DFF">
      <w:pPr>
        <w:numPr>
          <w:ilvl w:val="0"/>
          <w:numId w:val="16"/>
        </w:numPr>
        <w:jc w:val="both"/>
      </w:pPr>
      <w:r w:rsidRPr="001D0970">
        <w:t>Corrida</w:t>
      </w:r>
    </w:p>
    <w:p w14:paraId="537EF737" w14:textId="77777777" w:rsidR="001D0970" w:rsidRPr="001D0970" w:rsidRDefault="001D0970" w:rsidP="00864DFF">
      <w:pPr>
        <w:numPr>
          <w:ilvl w:val="0"/>
          <w:numId w:val="16"/>
        </w:numPr>
        <w:jc w:val="both"/>
      </w:pPr>
      <w:r w:rsidRPr="001D0970">
        <w:t>Trilha</w:t>
      </w:r>
    </w:p>
    <w:p w14:paraId="48DEEDDE" w14:textId="77777777" w:rsidR="001D0970" w:rsidRPr="001D0970" w:rsidRDefault="001D0970" w:rsidP="00864DFF">
      <w:pPr>
        <w:numPr>
          <w:ilvl w:val="0"/>
          <w:numId w:val="16"/>
        </w:numPr>
        <w:jc w:val="both"/>
      </w:pPr>
      <w:r w:rsidRPr="001D0970">
        <w:t>Proteção UV</w:t>
      </w:r>
    </w:p>
    <w:p w14:paraId="2B584547" w14:textId="77777777" w:rsidR="001D0970" w:rsidRPr="001D0970" w:rsidRDefault="001D0970" w:rsidP="00864DFF">
      <w:pPr>
        <w:numPr>
          <w:ilvl w:val="0"/>
          <w:numId w:val="16"/>
        </w:numPr>
        <w:jc w:val="both"/>
      </w:pPr>
      <w:r w:rsidRPr="001D0970">
        <w:t>Linha térmica</w:t>
      </w:r>
    </w:p>
    <w:p w14:paraId="74667048" w14:textId="77777777" w:rsidR="001D0970" w:rsidRPr="001D0970" w:rsidRDefault="001D0970" w:rsidP="00864DFF">
      <w:pPr>
        <w:jc w:val="both"/>
      </w:pPr>
      <w:r w:rsidRPr="001D0970">
        <w:t>Isso permite que a própria empresa reorganize a loja no futuro.</w:t>
      </w:r>
    </w:p>
    <w:p w14:paraId="18EE82E7" w14:textId="77777777" w:rsidR="001D0970" w:rsidRPr="001D0970" w:rsidRDefault="001D0970" w:rsidP="00864DFF">
      <w:pPr>
        <w:jc w:val="both"/>
      </w:pPr>
      <w:r w:rsidRPr="001D0970">
        <w:pict w14:anchorId="7819D2D7">
          <v:rect id="_x0000_i1432" style="width:0;height:1.5pt" o:hralign="center" o:hrstd="t" o:hr="t" fillcolor="#a0a0a0" stroked="f"/>
        </w:pict>
      </w:r>
    </w:p>
    <w:p w14:paraId="11209E6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7. Variações</w:t>
      </w:r>
    </w:p>
    <w:p w14:paraId="2B6A9284" w14:textId="77777777" w:rsidR="001D0970" w:rsidRPr="001D0970" w:rsidRDefault="001D0970" w:rsidP="00864DFF">
      <w:pPr>
        <w:jc w:val="both"/>
      </w:pPr>
      <w:r w:rsidRPr="001D0970">
        <w:t>Produtos de vestuário possuirão combinações principalmente de:</w:t>
      </w:r>
    </w:p>
    <w:p w14:paraId="3283A067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Cor × Tamanho</w:t>
      </w:r>
    </w:p>
    <w:p w14:paraId="7EAD7012" w14:textId="77777777" w:rsidR="001D0970" w:rsidRPr="001D0970" w:rsidRDefault="001D0970" w:rsidP="00864DFF">
      <w:pPr>
        <w:jc w:val="both"/>
      </w:pPr>
      <w:r w:rsidRPr="001D0970">
        <w:t>Exemplo:</w:t>
      </w:r>
    </w:p>
    <w:p w14:paraId="5EB16EE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Camiseta UV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06"/>
        <w:gridCol w:w="257"/>
        <w:gridCol w:w="233"/>
        <w:gridCol w:w="420"/>
      </w:tblGrid>
      <w:tr w:rsidR="001D0970" w:rsidRPr="001D0970" w14:paraId="6B9DE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78FD1" w14:textId="77777777" w:rsidR="001D0970" w:rsidRPr="001D0970" w:rsidRDefault="001D0970" w:rsidP="00864DFF">
            <w:pPr>
              <w:jc w:val="both"/>
              <w:rPr>
                <w:b/>
                <w:bCs/>
              </w:rPr>
            </w:pPr>
            <w:r w:rsidRPr="001D0970">
              <w:rPr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4F553C36" w14:textId="77777777" w:rsidR="001D0970" w:rsidRPr="001D0970" w:rsidRDefault="001D0970" w:rsidP="00864DFF">
            <w:pPr>
              <w:jc w:val="both"/>
              <w:rPr>
                <w:b/>
                <w:bCs/>
              </w:rPr>
            </w:pPr>
            <w:r w:rsidRPr="001D0970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3F3C40E" w14:textId="77777777" w:rsidR="001D0970" w:rsidRPr="001D0970" w:rsidRDefault="001D0970" w:rsidP="00864DFF">
            <w:pPr>
              <w:jc w:val="both"/>
              <w:rPr>
                <w:b/>
                <w:bCs/>
              </w:rPr>
            </w:pPr>
            <w:r w:rsidRPr="001D0970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9B4F7CC" w14:textId="77777777" w:rsidR="001D0970" w:rsidRPr="001D0970" w:rsidRDefault="001D0970" w:rsidP="00864DFF">
            <w:pPr>
              <w:jc w:val="both"/>
              <w:rPr>
                <w:b/>
                <w:bCs/>
              </w:rPr>
            </w:pPr>
            <w:r w:rsidRPr="001D0970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E93151D" w14:textId="77777777" w:rsidR="001D0970" w:rsidRPr="001D0970" w:rsidRDefault="001D0970" w:rsidP="00864DFF">
            <w:pPr>
              <w:jc w:val="both"/>
              <w:rPr>
                <w:b/>
                <w:bCs/>
              </w:rPr>
            </w:pPr>
            <w:r w:rsidRPr="001D0970">
              <w:rPr>
                <w:b/>
                <w:bCs/>
              </w:rPr>
              <w:t>GG</w:t>
            </w:r>
          </w:p>
        </w:tc>
      </w:tr>
      <w:tr w:rsidR="001D0970" w:rsidRPr="001D0970" w14:paraId="4795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16B1" w14:textId="77777777" w:rsidR="001D0970" w:rsidRPr="001D0970" w:rsidRDefault="001D0970" w:rsidP="00864DFF">
            <w:pPr>
              <w:jc w:val="both"/>
            </w:pPr>
            <w:r w:rsidRPr="001D0970">
              <w:t>Preto</w:t>
            </w:r>
          </w:p>
        </w:tc>
        <w:tc>
          <w:tcPr>
            <w:tcW w:w="0" w:type="auto"/>
            <w:vAlign w:val="center"/>
            <w:hideMark/>
          </w:tcPr>
          <w:p w14:paraId="32D1462A" w14:textId="77777777" w:rsidR="001D0970" w:rsidRPr="001D0970" w:rsidRDefault="001D0970" w:rsidP="00864DFF">
            <w:pPr>
              <w:jc w:val="both"/>
            </w:pPr>
            <w:r w:rsidRPr="001D0970">
              <w:t>4</w:t>
            </w:r>
          </w:p>
        </w:tc>
        <w:tc>
          <w:tcPr>
            <w:tcW w:w="0" w:type="auto"/>
            <w:vAlign w:val="center"/>
            <w:hideMark/>
          </w:tcPr>
          <w:p w14:paraId="217D8623" w14:textId="77777777" w:rsidR="001D0970" w:rsidRPr="001D0970" w:rsidRDefault="001D0970" w:rsidP="00864DFF">
            <w:pPr>
              <w:jc w:val="both"/>
            </w:pPr>
            <w:r w:rsidRPr="001D0970">
              <w:t>8</w:t>
            </w:r>
          </w:p>
        </w:tc>
        <w:tc>
          <w:tcPr>
            <w:tcW w:w="0" w:type="auto"/>
            <w:vAlign w:val="center"/>
            <w:hideMark/>
          </w:tcPr>
          <w:p w14:paraId="678FAE20" w14:textId="77777777" w:rsidR="001D0970" w:rsidRPr="001D0970" w:rsidRDefault="001D0970" w:rsidP="00864DFF">
            <w:pPr>
              <w:jc w:val="both"/>
            </w:pPr>
            <w:r w:rsidRPr="001D0970">
              <w:t>0</w:t>
            </w:r>
          </w:p>
        </w:tc>
        <w:tc>
          <w:tcPr>
            <w:tcW w:w="0" w:type="auto"/>
            <w:vAlign w:val="center"/>
            <w:hideMark/>
          </w:tcPr>
          <w:p w14:paraId="0E17F16C" w14:textId="77777777" w:rsidR="001D0970" w:rsidRPr="001D0970" w:rsidRDefault="001D0970" w:rsidP="00864DFF">
            <w:pPr>
              <w:jc w:val="both"/>
            </w:pPr>
            <w:r w:rsidRPr="001D0970">
              <w:t>3</w:t>
            </w:r>
          </w:p>
        </w:tc>
      </w:tr>
      <w:tr w:rsidR="001D0970" w:rsidRPr="001D0970" w14:paraId="120F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EA45" w14:textId="77777777" w:rsidR="001D0970" w:rsidRPr="001D0970" w:rsidRDefault="001D0970" w:rsidP="00864DFF">
            <w:pPr>
              <w:jc w:val="both"/>
            </w:pPr>
            <w:r w:rsidRPr="001D0970">
              <w:t>Azul</w:t>
            </w:r>
          </w:p>
        </w:tc>
        <w:tc>
          <w:tcPr>
            <w:tcW w:w="0" w:type="auto"/>
            <w:vAlign w:val="center"/>
            <w:hideMark/>
          </w:tcPr>
          <w:p w14:paraId="7D864855" w14:textId="77777777" w:rsidR="001D0970" w:rsidRPr="001D0970" w:rsidRDefault="001D0970" w:rsidP="00864DFF">
            <w:pPr>
              <w:jc w:val="both"/>
            </w:pPr>
            <w:r w:rsidRPr="001D0970">
              <w:t>0</w:t>
            </w:r>
          </w:p>
        </w:tc>
        <w:tc>
          <w:tcPr>
            <w:tcW w:w="0" w:type="auto"/>
            <w:vAlign w:val="center"/>
            <w:hideMark/>
          </w:tcPr>
          <w:p w14:paraId="2391DAF8" w14:textId="77777777" w:rsidR="001D0970" w:rsidRPr="001D0970" w:rsidRDefault="001D0970" w:rsidP="00864DFF">
            <w:pPr>
              <w:jc w:val="both"/>
            </w:pPr>
            <w:r w:rsidRPr="001D0970">
              <w:t>5</w:t>
            </w:r>
          </w:p>
        </w:tc>
        <w:tc>
          <w:tcPr>
            <w:tcW w:w="0" w:type="auto"/>
            <w:vAlign w:val="center"/>
            <w:hideMark/>
          </w:tcPr>
          <w:p w14:paraId="2D8A19C3" w14:textId="77777777" w:rsidR="001D0970" w:rsidRPr="001D0970" w:rsidRDefault="001D0970" w:rsidP="00864DFF">
            <w:pPr>
              <w:jc w:val="both"/>
            </w:pPr>
            <w:r w:rsidRPr="001D0970">
              <w:t>7</w:t>
            </w:r>
          </w:p>
        </w:tc>
        <w:tc>
          <w:tcPr>
            <w:tcW w:w="0" w:type="auto"/>
            <w:vAlign w:val="center"/>
            <w:hideMark/>
          </w:tcPr>
          <w:p w14:paraId="260B1420" w14:textId="77777777" w:rsidR="001D0970" w:rsidRPr="001D0970" w:rsidRDefault="001D0970" w:rsidP="00864DFF">
            <w:pPr>
              <w:jc w:val="both"/>
            </w:pPr>
            <w:r w:rsidRPr="001D0970">
              <w:t>2</w:t>
            </w:r>
          </w:p>
        </w:tc>
      </w:tr>
    </w:tbl>
    <w:p w14:paraId="03EA3508" w14:textId="77777777" w:rsidR="001D0970" w:rsidRPr="001D0970" w:rsidRDefault="001D0970" w:rsidP="00864DFF">
      <w:pPr>
        <w:jc w:val="both"/>
      </w:pPr>
      <w:r w:rsidRPr="001D0970">
        <w:t xml:space="preserve">Cada combinação será uma </w:t>
      </w:r>
      <w:r w:rsidRPr="001D0970">
        <w:rPr>
          <w:b/>
          <w:bCs/>
        </w:rPr>
        <w:t>variante independente</w:t>
      </w:r>
      <w:r w:rsidRPr="001D0970">
        <w:t>.</w:t>
      </w:r>
    </w:p>
    <w:p w14:paraId="4B012D14" w14:textId="77777777" w:rsidR="001D0970" w:rsidRPr="001D0970" w:rsidRDefault="001D0970" w:rsidP="00864DFF">
      <w:pPr>
        <w:jc w:val="both"/>
      </w:pPr>
      <w:r w:rsidRPr="001D0970">
        <w:t>Uma variante poderá possuir:</w:t>
      </w:r>
    </w:p>
    <w:p w14:paraId="072B2273" w14:textId="77777777" w:rsidR="001D0970" w:rsidRPr="001D0970" w:rsidRDefault="001D0970" w:rsidP="00864DFF">
      <w:pPr>
        <w:numPr>
          <w:ilvl w:val="0"/>
          <w:numId w:val="17"/>
        </w:numPr>
        <w:jc w:val="both"/>
      </w:pPr>
      <w:r w:rsidRPr="001D0970">
        <w:t>SKU;</w:t>
      </w:r>
    </w:p>
    <w:p w14:paraId="1CD54283" w14:textId="77777777" w:rsidR="001D0970" w:rsidRPr="001D0970" w:rsidRDefault="001D0970" w:rsidP="00864DFF">
      <w:pPr>
        <w:numPr>
          <w:ilvl w:val="0"/>
          <w:numId w:val="17"/>
        </w:numPr>
        <w:jc w:val="both"/>
      </w:pPr>
      <w:r w:rsidRPr="001D0970">
        <w:t>código de barras futuro;</w:t>
      </w:r>
    </w:p>
    <w:p w14:paraId="3C655FED" w14:textId="77777777" w:rsidR="001D0970" w:rsidRPr="001D0970" w:rsidRDefault="001D0970" w:rsidP="00864DFF">
      <w:pPr>
        <w:numPr>
          <w:ilvl w:val="0"/>
          <w:numId w:val="17"/>
        </w:numPr>
        <w:jc w:val="both"/>
      </w:pPr>
      <w:r w:rsidRPr="001D0970">
        <w:t>cor;</w:t>
      </w:r>
    </w:p>
    <w:p w14:paraId="181DD3C1" w14:textId="77777777" w:rsidR="001D0970" w:rsidRPr="001D0970" w:rsidRDefault="001D0970" w:rsidP="00864DFF">
      <w:pPr>
        <w:numPr>
          <w:ilvl w:val="0"/>
          <w:numId w:val="17"/>
        </w:numPr>
        <w:jc w:val="both"/>
      </w:pPr>
      <w:r w:rsidRPr="001D0970">
        <w:lastRenderedPageBreak/>
        <w:t>tamanho;</w:t>
      </w:r>
    </w:p>
    <w:p w14:paraId="4B513F9F" w14:textId="77777777" w:rsidR="001D0970" w:rsidRPr="001D0970" w:rsidRDefault="001D0970" w:rsidP="00864DFF">
      <w:pPr>
        <w:numPr>
          <w:ilvl w:val="0"/>
          <w:numId w:val="17"/>
        </w:numPr>
        <w:jc w:val="both"/>
      </w:pPr>
      <w:r w:rsidRPr="001D0970">
        <w:t>estoque;</w:t>
      </w:r>
    </w:p>
    <w:p w14:paraId="07028C8F" w14:textId="77777777" w:rsidR="001D0970" w:rsidRPr="001D0970" w:rsidRDefault="001D0970" w:rsidP="00864DFF">
      <w:pPr>
        <w:numPr>
          <w:ilvl w:val="0"/>
          <w:numId w:val="17"/>
        </w:numPr>
        <w:jc w:val="both"/>
      </w:pPr>
      <w:r w:rsidRPr="001D0970">
        <w:t>estoque mínimo;</w:t>
      </w:r>
    </w:p>
    <w:p w14:paraId="07D6FC9B" w14:textId="77777777" w:rsidR="001D0970" w:rsidRPr="001D0970" w:rsidRDefault="001D0970" w:rsidP="00864DFF">
      <w:pPr>
        <w:numPr>
          <w:ilvl w:val="0"/>
          <w:numId w:val="17"/>
        </w:numPr>
        <w:jc w:val="both"/>
      </w:pPr>
      <w:r w:rsidRPr="001D0970">
        <w:t>status;</w:t>
      </w:r>
    </w:p>
    <w:p w14:paraId="5DA571B1" w14:textId="77777777" w:rsidR="001D0970" w:rsidRPr="001D0970" w:rsidRDefault="001D0970" w:rsidP="00864DFF">
      <w:pPr>
        <w:numPr>
          <w:ilvl w:val="0"/>
          <w:numId w:val="17"/>
        </w:numPr>
        <w:jc w:val="both"/>
      </w:pPr>
      <w:r w:rsidRPr="001D0970">
        <w:t>eventualmente preço específico.</w:t>
      </w:r>
    </w:p>
    <w:p w14:paraId="2F0773A9" w14:textId="77777777" w:rsidR="001D0970" w:rsidRPr="001D0970" w:rsidRDefault="001D0970" w:rsidP="00864DFF">
      <w:pPr>
        <w:jc w:val="both"/>
      </w:pPr>
      <w:r w:rsidRPr="001D0970">
        <w:pict w14:anchorId="11BA781C">
          <v:rect id="_x0000_i1433" style="width:0;height:1.5pt" o:hralign="center" o:hrstd="t" o:hr="t" fillcolor="#a0a0a0" stroked="f"/>
        </w:pict>
      </w:r>
    </w:p>
    <w:p w14:paraId="4BECE480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8. Experiência de seleção de variação</w:t>
      </w:r>
    </w:p>
    <w:p w14:paraId="5A06CEA0" w14:textId="77777777" w:rsidR="001D0970" w:rsidRPr="001D0970" w:rsidRDefault="001D0970" w:rsidP="00864DFF">
      <w:pPr>
        <w:jc w:val="both"/>
      </w:pPr>
      <w:r w:rsidRPr="001D0970">
        <w:t>Na página do produto:</w:t>
      </w:r>
    </w:p>
    <w:p w14:paraId="5231BEF1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Escolha a cor</w:t>
      </w:r>
    </w:p>
    <w:p w14:paraId="59771631" w14:textId="77777777" w:rsidR="001D0970" w:rsidRPr="001D0970" w:rsidRDefault="001D0970" w:rsidP="00864DFF">
      <w:r w:rsidRPr="001D0970">
        <w:rPr>
          <w:rFonts w:ascii="Segoe UI Emoji" w:hAnsi="Segoe UI Emoji" w:cs="Segoe UI Emoji"/>
        </w:rPr>
        <w:t>⚫</w:t>
      </w:r>
      <w:r w:rsidRPr="001D0970">
        <w:t xml:space="preserve"> Preto</w:t>
      </w:r>
      <w:r w:rsidRPr="001D0970">
        <w:br/>
      </w:r>
      <w:r w:rsidRPr="001D0970">
        <w:rPr>
          <w:rFonts w:ascii="Segoe UI Emoji" w:hAnsi="Segoe UI Emoji" w:cs="Segoe UI Emoji"/>
        </w:rPr>
        <w:t>🔵</w:t>
      </w:r>
      <w:r w:rsidRPr="001D0970">
        <w:t xml:space="preserve"> Azul</w:t>
      </w:r>
      <w:r w:rsidRPr="001D0970">
        <w:br/>
      </w:r>
      <w:r w:rsidRPr="001D0970">
        <w:rPr>
          <w:rFonts w:ascii="Segoe UI Emoji" w:hAnsi="Segoe UI Emoji" w:cs="Segoe UI Emoji"/>
        </w:rPr>
        <w:t>⚪</w:t>
      </w:r>
      <w:r w:rsidRPr="001D0970">
        <w:t xml:space="preserve"> Branco</w:t>
      </w:r>
    </w:p>
    <w:p w14:paraId="489B2C31" w14:textId="77777777" w:rsidR="001D0970" w:rsidRPr="001D0970" w:rsidRDefault="001D0970" w:rsidP="00864DFF">
      <w:pPr>
        <w:jc w:val="both"/>
      </w:pPr>
      <w:r w:rsidRPr="001D0970">
        <w:t>Depois:</w:t>
      </w:r>
    </w:p>
    <w:p w14:paraId="03FB3E34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Escolha o tamanho</w:t>
      </w:r>
    </w:p>
    <w:p w14:paraId="588E01AB" w14:textId="77777777" w:rsidR="001D0970" w:rsidRPr="001D0970" w:rsidRDefault="001D0970" w:rsidP="00864DFF">
      <w:pPr>
        <w:jc w:val="both"/>
      </w:pPr>
      <w:r w:rsidRPr="001D0970">
        <w:t>P | M | G | GG</w:t>
      </w:r>
    </w:p>
    <w:p w14:paraId="5AE2E07A" w14:textId="77777777" w:rsidR="001D0970" w:rsidRPr="001D0970" w:rsidRDefault="001D0970" w:rsidP="00864DFF">
      <w:pPr>
        <w:jc w:val="both"/>
      </w:pPr>
      <w:r w:rsidRPr="001D0970">
        <w:t>Combinações indisponíveis deverão aparecer visualmente desabilitadas.</w:t>
      </w:r>
    </w:p>
    <w:p w14:paraId="4CCA7C9D" w14:textId="77777777" w:rsidR="001D0970" w:rsidRPr="001D0970" w:rsidRDefault="001D0970" w:rsidP="00864DFF">
      <w:pPr>
        <w:jc w:val="both"/>
      </w:pPr>
      <w:r w:rsidRPr="001D0970">
        <w:t>Exemplo:</w:t>
      </w:r>
    </w:p>
    <w:p w14:paraId="0F1B7A24" w14:textId="77777777" w:rsidR="001D0970" w:rsidRPr="001D0970" w:rsidRDefault="001D0970" w:rsidP="00864DFF">
      <w:pPr>
        <w:jc w:val="both"/>
      </w:pPr>
      <w:r w:rsidRPr="001D0970">
        <w:t xml:space="preserve">P | M | </w:t>
      </w:r>
      <w:del w:id="0" w:author="Unknown">
        <w:r w:rsidRPr="001D0970">
          <w:delText>G</w:delText>
        </w:r>
      </w:del>
      <w:r w:rsidRPr="001D0970">
        <w:t xml:space="preserve"> | GG</w:t>
      </w:r>
    </w:p>
    <w:p w14:paraId="2C296828" w14:textId="77777777" w:rsidR="001D0970" w:rsidRPr="001D0970" w:rsidRDefault="001D0970" w:rsidP="00864DFF">
      <w:pPr>
        <w:jc w:val="both"/>
      </w:pPr>
      <w:r w:rsidRPr="001D0970">
        <w:t>Ao selecionar:</w:t>
      </w:r>
    </w:p>
    <w:p w14:paraId="4B8D9F65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Preto + M</w:t>
      </w:r>
    </w:p>
    <w:p w14:paraId="1328CFDE" w14:textId="77777777" w:rsidR="001D0970" w:rsidRPr="001D0970" w:rsidRDefault="001D0970" w:rsidP="00864DFF">
      <w:pPr>
        <w:jc w:val="both"/>
      </w:pPr>
      <w:r w:rsidRPr="001D0970">
        <w:t>o sistema consulta especificamente o estoque dessa combinação.</w:t>
      </w:r>
    </w:p>
    <w:p w14:paraId="1FBB39E3" w14:textId="77777777" w:rsidR="001D0970" w:rsidRPr="001D0970" w:rsidRDefault="001D0970" w:rsidP="00864DFF">
      <w:pPr>
        <w:jc w:val="both"/>
      </w:pPr>
      <w:r w:rsidRPr="001D0970">
        <w:pict w14:anchorId="399E9806">
          <v:rect id="_x0000_i1434" style="width:0;height:1.5pt" o:hralign="center" o:hrstd="t" o:hr="t" fillcolor="#a0a0a0" stroked="f"/>
        </w:pict>
      </w:r>
    </w:p>
    <w:p w14:paraId="6CA882D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9. Fotografias por cor</w:t>
      </w:r>
    </w:p>
    <w:p w14:paraId="17AF8576" w14:textId="77777777" w:rsidR="001D0970" w:rsidRPr="001D0970" w:rsidRDefault="001D0970" w:rsidP="00864DFF">
      <w:pPr>
        <w:jc w:val="both"/>
      </w:pPr>
      <w:r w:rsidRPr="001D0970">
        <w:t>As fotografias poderão ser vinculadas às cores.</w:t>
      </w:r>
    </w:p>
    <w:p w14:paraId="439FCB52" w14:textId="77777777" w:rsidR="001D0970" w:rsidRPr="001D0970" w:rsidRDefault="001D0970" w:rsidP="00864DFF">
      <w:pPr>
        <w:jc w:val="both"/>
      </w:pPr>
      <w:r w:rsidRPr="001D0970">
        <w:t>Exemplo:</w:t>
      </w:r>
    </w:p>
    <w:p w14:paraId="6447DF41" w14:textId="77777777" w:rsidR="001D0970" w:rsidRPr="001D0970" w:rsidRDefault="001D0970" w:rsidP="00864DFF">
      <w:pPr>
        <w:jc w:val="both"/>
      </w:pPr>
      <w:r w:rsidRPr="001D0970">
        <w:t>Selecionou:</w:t>
      </w:r>
    </w:p>
    <w:p w14:paraId="344CB1FB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Preto</w:t>
      </w:r>
    </w:p>
    <w:p w14:paraId="7D54BD33" w14:textId="77777777" w:rsidR="001D0970" w:rsidRPr="001D0970" w:rsidRDefault="001D0970" w:rsidP="00864DFF">
      <w:pPr>
        <w:jc w:val="both"/>
      </w:pPr>
      <w:r w:rsidRPr="001D0970">
        <w:lastRenderedPageBreak/>
        <w:t>→ galeria mostra fotos da peça preta.</w:t>
      </w:r>
    </w:p>
    <w:p w14:paraId="36EB579F" w14:textId="77777777" w:rsidR="001D0970" w:rsidRPr="001D0970" w:rsidRDefault="001D0970" w:rsidP="00864DFF">
      <w:pPr>
        <w:jc w:val="both"/>
      </w:pPr>
      <w:r w:rsidRPr="001D0970">
        <w:t>Selecionou:</w:t>
      </w:r>
    </w:p>
    <w:p w14:paraId="7D8D3F9B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Azul</w:t>
      </w:r>
    </w:p>
    <w:p w14:paraId="2ECE1D23" w14:textId="77777777" w:rsidR="001D0970" w:rsidRPr="001D0970" w:rsidRDefault="001D0970" w:rsidP="00864DFF">
      <w:pPr>
        <w:jc w:val="both"/>
      </w:pPr>
      <w:r w:rsidRPr="001D0970">
        <w:t>→ galeria passa a mostrar fotos azuis.</w:t>
      </w:r>
    </w:p>
    <w:p w14:paraId="34409D0F" w14:textId="77777777" w:rsidR="001D0970" w:rsidRPr="001D0970" w:rsidRDefault="001D0970" w:rsidP="00864DFF">
      <w:pPr>
        <w:jc w:val="both"/>
      </w:pPr>
      <w:r w:rsidRPr="001D0970">
        <w:t>O produto poderá possuir:</w:t>
      </w:r>
    </w:p>
    <w:p w14:paraId="2DD61E05" w14:textId="77777777" w:rsidR="001D0970" w:rsidRPr="001D0970" w:rsidRDefault="001D0970" w:rsidP="00864DFF">
      <w:pPr>
        <w:numPr>
          <w:ilvl w:val="0"/>
          <w:numId w:val="18"/>
        </w:numPr>
        <w:jc w:val="both"/>
      </w:pPr>
      <w:r w:rsidRPr="001D0970">
        <w:t>fotografia principal;</w:t>
      </w:r>
    </w:p>
    <w:p w14:paraId="0A4A69EE" w14:textId="77777777" w:rsidR="001D0970" w:rsidRPr="001D0970" w:rsidRDefault="001D0970" w:rsidP="00864DFF">
      <w:pPr>
        <w:numPr>
          <w:ilvl w:val="0"/>
          <w:numId w:val="18"/>
        </w:numPr>
        <w:jc w:val="both"/>
      </w:pPr>
      <w:r w:rsidRPr="001D0970">
        <w:t>galeria;</w:t>
      </w:r>
    </w:p>
    <w:p w14:paraId="63CE8735" w14:textId="77777777" w:rsidR="001D0970" w:rsidRPr="001D0970" w:rsidRDefault="001D0970" w:rsidP="00864DFF">
      <w:pPr>
        <w:numPr>
          <w:ilvl w:val="0"/>
          <w:numId w:val="18"/>
        </w:numPr>
        <w:jc w:val="both"/>
      </w:pPr>
      <w:r w:rsidRPr="001D0970">
        <w:t>fotografias por cor;</w:t>
      </w:r>
    </w:p>
    <w:p w14:paraId="0525DB7E" w14:textId="77777777" w:rsidR="001D0970" w:rsidRPr="001D0970" w:rsidRDefault="001D0970" w:rsidP="00864DFF">
      <w:pPr>
        <w:numPr>
          <w:ilvl w:val="0"/>
          <w:numId w:val="18"/>
        </w:numPr>
        <w:jc w:val="both"/>
      </w:pPr>
      <w:r w:rsidRPr="001D0970">
        <w:t>fotografias de detalhes.</w:t>
      </w:r>
    </w:p>
    <w:p w14:paraId="18621F15" w14:textId="77777777" w:rsidR="001D0970" w:rsidRPr="001D0970" w:rsidRDefault="001D0970" w:rsidP="00864DFF">
      <w:pPr>
        <w:jc w:val="both"/>
      </w:pPr>
      <w:r w:rsidRPr="001D0970">
        <w:t>As imagens deverão ser automaticamente otimizadas para web.</w:t>
      </w:r>
    </w:p>
    <w:p w14:paraId="074F25D9" w14:textId="77777777" w:rsidR="001D0970" w:rsidRPr="001D0970" w:rsidRDefault="001D0970" w:rsidP="00864DFF">
      <w:pPr>
        <w:jc w:val="both"/>
      </w:pPr>
      <w:r w:rsidRPr="001D0970">
        <w:pict w14:anchorId="143AED75">
          <v:rect id="_x0000_i1435" style="width:0;height:1.5pt" o:hralign="center" o:hrstd="t" o:hr="t" fillcolor="#a0a0a0" stroked="f"/>
        </w:pict>
      </w:r>
    </w:p>
    <w:p w14:paraId="026BB8AC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10. Vídeos</w:t>
      </w:r>
    </w:p>
    <w:p w14:paraId="799852DB" w14:textId="77777777" w:rsidR="001D0970" w:rsidRPr="001D0970" w:rsidRDefault="001D0970" w:rsidP="00864DFF">
      <w:pPr>
        <w:jc w:val="both"/>
      </w:pPr>
      <w:r w:rsidRPr="001D0970">
        <w:t>A estrutura será preparada desde o início para vídeo.</w:t>
      </w:r>
    </w:p>
    <w:p w14:paraId="63AF9A7D" w14:textId="77777777" w:rsidR="001D0970" w:rsidRPr="001D0970" w:rsidRDefault="001D0970" w:rsidP="00864DFF">
      <w:pPr>
        <w:jc w:val="both"/>
      </w:pPr>
      <w:r w:rsidRPr="001D0970">
        <w:t>Na primeira versão:</w:t>
      </w:r>
    </w:p>
    <w:p w14:paraId="62C692C9" w14:textId="77777777" w:rsidR="001D0970" w:rsidRPr="001D0970" w:rsidRDefault="001D0970" w:rsidP="00864DFF">
      <w:pPr>
        <w:numPr>
          <w:ilvl w:val="0"/>
          <w:numId w:val="19"/>
        </w:numPr>
        <w:jc w:val="both"/>
      </w:pPr>
      <w:r w:rsidRPr="001D0970">
        <w:t>vídeo será opcional;</w:t>
      </w:r>
    </w:p>
    <w:p w14:paraId="76FA2001" w14:textId="77777777" w:rsidR="001D0970" w:rsidRPr="001D0970" w:rsidRDefault="001D0970" w:rsidP="00864DFF">
      <w:pPr>
        <w:numPr>
          <w:ilvl w:val="0"/>
          <w:numId w:val="19"/>
        </w:numPr>
        <w:jc w:val="both"/>
      </w:pPr>
      <w:r w:rsidRPr="001D0970">
        <w:t>será preferencialmente informado por URL;</w:t>
      </w:r>
    </w:p>
    <w:p w14:paraId="74AAB148" w14:textId="77777777" w:rsidR="001D0970" w:rsidRPr="001D0970" w:rsidRDefault="001D0970" w:rsidP="00864DFF">
      <w:pPr>
        <w:numPr>
          <w:ilvl w:val="0"/>
          <w:numId w:val="19"/>
        </w:numPr>
        <w:jc w:val="both"/>
      </w:pPr>
      <w:r w:rsidRPr="001D0970">
        <w:t>não será obrigatório fazer upload do arquivo para nosso armazenamento.</w:t>
      </w:r>
    </w:p>
    <w:p w14:paraId="53601F26" w14:textId="77777777" w:rsidR="001D0970" w:rsidRPr="001D0970" w:rsidRDefault="001D0970" w:rsidP="00864DFF">
      <w:pPr>
        <w:jc w:val="both"/>
      </w:pPr>
      <w:r w:rsidRPr="001D0970">
        <w:t>Upload próprio poderá ser acrescentado futuramente.</w:t>
      </w:r>
    </w:p>
    <w:p w14:paraId="2997E8B8" w14:textId="77777777" w:rsidR="001D0970" w:rsidRPr="001D0970" w:rsidRDefault="001D0970" w:rsidP="00864DFF">
      <w:pPr>
        <w:jc w:val="both"/>
      </w:pPr>
      <w:r w:rsidRPr="001D0970">
        <w:pict w14:anchorId="33B45BB9">
          <v:rect id="_x0000_i1436" style="width:0;height:1.5pt" o:hralign="center" o:hrstd="t" o:hr="t" fillcolor="#a0a0a0" stroked="f"/>
        </w:pict>
      </w:r>
    </w:p>
    <w:p w14:paraId="43C7B49C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11. Tabela de medidas</w:t>
      </w:r>
    </w:p>
    <w:p w14:paraId="5F688F60" w14:textId="77777777" w:rsidR="001D0970" w:rsidRPr="001D0970" w:rsidRDefault="001D0970" w:rsidP="00864DFF">
      <w:pPr>
        <w:jc w:val="both"/>
      </w:pPr>
      <w:r w:rsidRPr="001D0970">
        <w:t>O painel permitirá que a Info Trilhas forneça suas próprias tabelas de medidas.</w:t>
      </w:r>
    </w:p>
    <w:p w14:paraId="49513363" w14:textId="77777777" w:rsidR="001D0970" w:rsidRPr="001D0970" w:rsidRDefault="001D0970" w:rsidP="00864DFF">
      <w:pPr>
        <w:jc w:val="both"/>
      </w:pPr>
      <w:r w:rsidRPr="001D0970">
        <w:t>Uma tabela poderá ser associada:</w:t>
      </w:r>
    </w:p>
    <w:p w14:paraId="4B2D2AD1" w14:textId="77777777" w:rsidR="001D0970" w:rsidRPr="001D0970" w:rsidRDefault="001D0970" w:rsidP="00864DFF">
      <w:pPr>
        <w:numPr>
          <w:ilvl w:val="0"/>
          <w:numId w:val="20"/>
        </w:numPr>
        <w:jc w:val="both"/>
      </w:pPr>
      <w:r w:rsidRPr="001D0970">
        <w:t>a um produto;</w:t>
      </w:r>
    </w:p>
    <w:p w14:paraId="1ED06334" w14:textId="77777777" w:rsidR="001D0970" w:rsidRPr="001D0970" w:rsidRDefault="001D0970" w:rsidP="00864DFF">
      <w:pPr>
        <w:numPr>
          <w:ilvl w:val="0"/>
          <w:numId w:val="20"/>
        </w:numPr>
        <w:jc w:val="both"/>
      </w:pPr>
      <w:r w:rsidRPr="001D0970">
        <w:t>a uma categoria;</w:t>
      </w:r>
    </w:p>
    <w:p w14:paraId="3B7A7C1C" w14:textId="77777777" w:rsidR="001D0970" w:rsidRPr="001D0970" w:rsidRDefault="001D0970" w:rsidP="00864DFF">
      <w:pPr>
        <w:numPr>
          <w:ilvl w:val="0"/>
          <w:numId w:val="20"/>
        </w:numPr>
        <w:jc w:val="both"/>
      </w:pPr>
      <w:r w:rsidRPr="001D0970">
        <w:t>a vários produtos.</w:t>
      </w:r>
    </w:p>
    <w:p w14:paraId="64F81D2E" w14:textId="77777777" w:rsidR="001D0970" w:rsidRPr="001D0970" w:rsidRDefault="001D0970" w:rsidP="00864DFF">
      <w:pPr>
        <w:jc w:val="both"/>
      </w:pPr>
      <w:r w:rsidRPr="001D0970">
        <w:t>Na página:</w:t>
      </w:r>
    </w:p>
    <w:p w14:paraId="1D8453D7" w14:textId="77777777" w:rsidR="001D0970" w:rsidRPr="001D0970" w:rsidRDefault="001D0970" w:rsidP="00864DFF">
      <w:pPr>
        <w:jc w:val="both"/>
      </w:pPr>
      <w:r w:rsidRPr="001D0970">
        <w:rPr>
          <w:rFonts w:ascii="Segoe UI Emoji" w:hAnsi="Segoe UI Emoji" w:cs="Segoe UI Emoji"/>
          <w:b/>
          <w:bCs/>
        </w:rPr>
        <w:t>📏</w:t>
      </w:r>
      <w:r w:rsidRPr="001D0970">
        <w:rPr>
          <w:b/>
          <w:bCs/>
        </w:rPr>
        <w:t xml:space="preserve"> Guia de tamanhos</w:t>
      </w:r>
    </w:p>
    <w:p w14:paraId="789128AF" w14:textId="77777777" w:rsidR="001D0970" w:rsidRPr="001D0970" w:rsidRDefault="001D0970" w:rsidP="00864DFF">
      <w:pPr>
        <w:jc w:val="both"/>
      </w:pPr>
      <w:r w:rsidRPr="001D0970">
        <w:lastRenderedPageBreak/>
        <w:t>abrirá a tabela correspondente.</w:t>
      </w:r>
    </w:p>
    <w:p w14:paraId="73D2A9A6" w14:textId="77777777" w:rsidR="001D0970" w:rsidRPr="001D0970" w:rsidRDefault="001D0970" w:rsidP="00864DFF">
      <w:pPr>
        <w:jc w:val="both"/>
      </w:pPr>
      <w:r w:rsidRPr="001D0970">
        <w:pict w14:anchorId="292FA738">
          <v:rect id="_x0000_i1437" style="width:0;height:1.5pt" o:hralign="center" o:hrstd="t" o:hr="t" fillcolor="#a0a0a0" stroked="f"/>
        </w:pict>
      </w:r>
    </w:p>
    <w:p w14:paraId="73C32AA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12. Sistema de SKU</w:t>
      </w:r>
    </w:p>
    <w:p w14:paraId="21494C46" w14:textId="77777777" w:rsidR="001D0970" w:rsidRPr="001D0970" w:rsidRDefault="001D0970" w:rsidP="00864DFF">
      <w:pPr>
        <w:jc w:val="both"/>
      </w:pPr>
      <w:r w:rsidRPr="001D0970">
        <w:t>O sistema poderá gerar SKU automaticamente.</w:t>
      </w:r>
    </w:p>
    <w:p w14:paraId="13FFE509" w14:textId="77777777" w:rsidR="001D0970" w:rsidRPr="001D0970" w:rsidRDefault="001D0970" w:rsidP="00864DFF">
      <w:pPr>
        <w:jc w:val="both"/>
      </w:pPr>
      <w:r w:rsidRPr="001D0970">
        <w:t>Exemplo:</w:t>
      </w:r>
    </w:p>
    <w:p w14:paraId="5B02484F" w14:textId="77777777" w:rsidR="001D0970" w:rsidRPr="001D0970" w:rsidRDefault="001D0970" w:rsidP="00864DFF">
      <w:pPr>
        <w:jc w:val="both"/>
      </w:pPr>
      <w:r w:rsidRPr="001D0970">
        <w:t>INF-CAMUV-PRE-M</w:t>
      </w:r>
    </w:p>
    <w:p w14:paraId="019CE7D4" w14:textId="77777777" w:rsidR="001D0970" w:rsidRPr="001D0970" w:rsidRDefault="001D0970" w:rsidP="00864DFF">
      <w:pPr>
        <w:jc w:val="both"/>
      </w:pPr>
      <w:r w:rsidRPr="001D0970">
        <w:t>Porém o administrador poderá:</w:t>
      </w:r>
    </w:p>
    <w:p w14:paraId="7B765D6B" w14:textId="77777777" w:rsidR="001D0970" w:rsidRPr="001D0970" w:rsidRDefault="001D0970" w:rsidP="00864DFF">
      <w:pPr>
        <w:numPr>
          <w:ilvl w:val="0"/>
          <w:numId w:val="21"/>
        </w:numPr>
        <w:jc w:val="both"/>
      </w:pPr>
      <w:r w:rsidRPr="001D0970">
        <w:t>manter o gerado;</w:t>
      </w:r>
    </w:p>
    <w:p w14:paraId="06EAD4ED" w14:textId="77777777" w:rsidR="001D0970" w:rsidRPr="001D0970" w:rsidRDefault="001D0970" w:rsidP="00864DFF">
      <w:pPr>
        <w:numPr>
          <w:ilvl w:val="0"/>
          <w:numId w:val="21"/>
        </w:numPr>
        <w:jc w:val="both"/>
      </w:pPr>
      <w:r w:rsidRPr="001D0970">
        <w:t>alterar manualmente;</w:t>
      </w:r>
    </w:p>
    <w:p w14:paraId="79F73B45" w14:textId="77777777" w:rsidR="001D0970" w:rsidRPr="001D0970" w:rsidRDefault="001D0970" w:rsidP="00864DFF">
      <w:pPr>
        <w:numPr>
          <w:ilvl w:val="0"/>
          <w:numId w:val="21"/>
        </w:numPr>
        <w:jc w:val="both"/>
      </w:pPr>
      <w:r w:rsidRPr="001D0970">
        <w:t>cadastrar SKU existente.</w:t>
      </w:r>
    </w:p>
    <w:p w14:paraId="1CA9C898" w14:textId="77777777" w:rsidR="001D0970" w:rsidRPr="001D0970" w:rsidRDefault="001D0970" w:rsidP="00864DFF">
      <w:pPr>
        <w:jc w:val="both"/>
      </w:pPr>
      <w:proofErr w:type="spellStart"/>
      <w:r w:rsidRPr="001D0970">
        <w:t>SKUs</w:t>
      </w:r>
      <w:proofErr w:type="spellEnd"/>
      <w:r w:rsidRPr="001D0970">
        <w:t xml:space="preserve"> não poderão ser duplicados.</w:t>
      </w:r>
    </w:p>
    <w:p w14:paraId="388132E1" w14:textId="77777777" w:rsidR="001D0970" w:rsidRPr="001D0970" w:rsidRDefault="001D0970" w:rsidP="00864DFF">
      <w:pPr>
        <w:jc w:val="both"/>
      </w:pPr>
      <w:r w:rsidRPr="001D0970">
        <w:pict w14:anchorId="242ECF1C">
          <v:rect id="_x0000_i1438" style="width:0;height:1.5pt" o:hralign="center" o:hrstd="t" o:hr="t" fillcolor="#a0a0a0" stroked="f"/>
        </w:pict>
      </w:r>
    </w:p>
    <w:p w14:paraId="4F89BC67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13. Estoque unificado</w:t>
      </w:r>
    </w:p>
    <w:p w14:paraId="720D8D03" w14:textId="77777777" w:rsidR="001D0970" w:rsidRPr="001D0970" w:rsidRDefault="001D0970" w:rsidP="00864DFF">
      <w:pPr>
        <w:jc w:val="both"/>
      </w:pPr>
      <w:r w:rsidRPr="001D0970">
        <w:t xml:space="preserve">Haverá </w:t>
      </w:r>
      <w:r w:rsidRPr="001D0970">
        <w:rPr>
          <w:b/>
          <w:bCs/>
        </w:rPr>
        <w:t>um único estoque oficial</w:t>
      </w:r>
      <w:r w:rsidRPr="001D0970">
        <w:t>.</w:t>
      </w:r>
    </w:p>
    <w:p w14:paraId="0CE7A4E1" w14:textId="77777777" w:rsidR="001D0970" w:rsidRPr="001D0970" w:rsidRDefault="001D0970" w:rsidP="00864DFF">
      <w:pPr>
        <w:jc w:val="both"/>
      </w:pPr>
      <w:r w:rsidRPr="001D0970">
        <w:t>Esse estoque será utilizado por:</w:t>
      </w:r>
    </w:p>
    <w:p w14:paraId="2DACF7B9" w14:textId="77777777" w:rsidR="001D0970" w:rsidRPr="001D0970" w:rsidRDefault="001D0970" w:rsidP="00864DFF">
      <w:pPr>
        <w:numPr>
          <w:ilvl w:val="0"/>
          <w:numId w:val="22"/>
        </w:numPr>
        <w:jc w:val="both"/>
      </w:pPr>
      <w:r w:rsidRPr="001D0970">
        <w:t>site;</w:t>
      </w:r>
    </w:p>
    <w:p w14:paraId="5FA83F95" w14:textId="77777777" w:rsidR="001D0970" w:rsidRPr="001D0970" w:rsidRDefault="001D0970" w:rsidP="00864DFF">
      <w:pPr>
        <w:numPr>
          <w:ilvl w:val="0"/>
          <w:numId w:val="22"/>
        </w:numPr>
        <w:jc w:val="both"/>
      </w:pPr>
      <w:r w:rsidRPr="001D0970">
        <w:t>venda presencial;</w:t>
      </w:r>
    </w:p>
    <w:p w14:paraId="549C2CFD" w14:textId="77777777" w:rsidR="001D0970" w:rsidRPr="001D0970" w:rsidRDefault="001D0970" w:rsidP="00864DFF">
      <w:pPr>
        <w:numPr>
          <w:ilvl w:val="0"/>
          <w:numId w:val="22"/>
        </w:numPr>
        <w:jc w:val="both"/>
      </w:pPr>
      <w:r w:rsidRPr="001D0970">
        <w:t>eventos;</w:t>
      </w:r>
    </w:p>
    <w:p w14:paraId="0676DB67" w14:textId="77777777" w:rsidR="001D0970" w:rsidRPr="001D0970" w:rsidRDefault="001D0970" w:rsidP="00864DFF">
      <w:pPr>
        <w:numPr>
          <w:ilvl w:val="0"/>
          <w:numId w:val="22"/>
        </w:numPr>
        <w:jc w:val="both"/>
      </w:pPr>
      <w:r w:rsidRPr="001D0970">
        <w:t>administração.</w:t>
      </w:r>
    </w:p>
    <w:p w14:paraId="18CBAAB4" w14:textId="77777777" w:rsidR="001D0970" w:rsidRPr="001D0970" w:rsidRDefault="001D0970" w:rsidP="00864DFF">
      <w:pPr>
        <w:jc w:val="both"/>
      </w:pPr>
      <w:r w:rsidRPr="001D0970">
        <w:t>Exemplo:</w:t>
      </w:r>
    </w:p>
    <w:p w14:paraId="58607C47" w14:textId="77777777" w:rsidR="001D0970" w:rsidRPr="001D0970" w:rsidRDefault="001D0970" w:rsidP="00864DFF">
      <w:pPr>
        <w:jc w:val="both"/>
      </w:pPr>
      <w:r w:rsidRPr="001D0970">
        <w:t>Estoque:</w:t>
      </w:r>
    </w:p>
    <w:p w14:paraId="088C952D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Camiseta UV preta M = 10</w:t>
      </w:r>
    </w:p>
    <w:p w14:paraId="1443899C" w14:textId="77777777" w:rsidR="001D0970" w:rsidRPr="001D0970" w:rsidRDefault="001D0970" w:rsidP="00864DFF">
      <w:pPr>
        <w:jc w:val="both"/>
      </w:pPr>
      <w:r w:rsidRPr="001D0970">
        <w:t>Venda pelo site:</w:t>
      </w:r>
    </w:p>
    <w:p w14:paraId="7E02EA3A" w14:textId="77777777" w:rsidR="001D0970" w:rsidRPr="001D0970" w:rsidRDefault="001D0970" w:rsidP="00864DFF">
      <w:pPr>
        <w:jc w:val="both"/>
      </w:pPr>
      <w:r w:rsidRPr="001D0970">
        <w:t>-1</w:t>
      </w:r>
    </w:p>
    <w:p w14:paraId="50E0BAFD" w14:textId="77777777" w:rsidR="001D0970" w:rsidRPr="001D0970" w:rsidRDefault="001D0970" w:rsidP="00864DFF">
      <w:pPr>
        <w:jc w:val="both"/>
      </w:pPr>
      <w:r w:rsidRPr="001D0970">
        <w:t>Saldo:</w:t>
      </w:r>
    </w:p>
    <w:p w14:paraId="587268EE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9</w:t>
      </w:r>
    </w:p>
    <w:p w14:paraId="38305751" w14:textId="77777777" w:rsidR="001D0970" w:rsidRPr="001D0970" w:rsidRDefault="001D0970" w:rsidP="00864DFF">
      <w:pPr>
        <w:jc w:val="both"/>
      </w:pPr>
      <w:r w:rsidRPr="001D0970">
        <w:t>Venda presencial:</w:t>
      </w:r>
    </w:p>
    <w:p w14:paraId="319284A3" w14:textId="77777777" w:rsidR="001D0970" w:rsidRPr="001D0970" w:rsidRDefault="001D0970" w:rsidP="00864DFF">
      <w:pPr>
        <w:jc w:val="both"/>
      </w:pPr>
      <w:r w:rsidRPr="001D0970">
        <w:lastRenderedPageBreak/>
        <w:t>-2</w:t>
      </w:r>
    </w:p>
    <w:p w14:paraId="5CF71C42" w14:textId="77777777" w:rsidR="001D0970" w:rsidRPr="001D0970" w:rsidRDefault="001D0970" w:rsidP="00864DFF">
      <w:pPr>
        <w:jc w:val="both"/>
      </w:pPr>
      <w:r w:rsidRPr="001D0970">
        <w:t>Saldo:</w:t>
      </w:r>
    </w:p>
    <w:p w14:paraId="0F03EEEA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7</w:t>
      </w:r>
    </w:p>
    <w:p w14:paraId="24F13FCE" w14:textId="77777777" w:rsidR="001D0970" w:rsidRPr="001D0970" w:rsidRDefault="001D0970" w:rsidP="00864DFF">
      <w:pPr>
        <w:jc w:val="both"/>
      </w:pPr>
      <w:r w:rsidRPr="001D0970">
        <w:t>Tudo ocorrerá na mesma base de dados.</w:t>
      </w:r>
    </w:p>
    <w:p w14:paraId="56298F89" w14:textId="77777777" w:rsidR="001D0970" w:rsidRPr="001D0970" w:rsidRDefault="001D0970" w:rsidP="00864DFF">
      <w:pPr>
        <w:jc w:val="both"/>
      </w:pPr>
      <w:r w:rsidRPr="001D0970">
        <w:pict w14:anchorId="32CC2EC1">
          <v:rect id="_x0000_i1439" style="width:0;height:1.5pt" o:hralign="center" o:hrstd="t" o:hr="t" fillcolor="#a0a0a0" stroked="f"/>
        </w:pict>
      </w:r>
    </w:p>
    <w:p w14:paraId="13746279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14. Estoque disponível, reservado e vendido</w:t>
      </w:r>
    </w:p>
    <w:p w14:paraId="72F27E6A" w14:textId="77777777" w:rsidR="001D0970" w:rsidRPr="001D0970" w:rsidRDefault="001D0970" w:rsidP="00864DFF">
      <w:pPr>
        <w:jc w:val="both"/>
      </w:pPr>
      <w:r w:rsidRPr="001D0970">
        <w:t>Para evitar venda duplicada haverá três conceitos:</w:t>
      </w:r>
    </w:p>
    <w:p w14:paraId="5BE8AD2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Disponível</w:t>
      </w:r>
    </w:p>
    <w:p w14:paraId="0846B850" w14:textId="77777777" w:rsidR="001D0970" w:rsidRPr="001D0970" w:rsidRDefault="001D0970" w:rsidP="00864DFF">
      <w:pPr>
        <w:jc w:val="both"/>
      </w:pPr>
      <w:r w:rsidRPr="001D0970">
        <w:t>Pode ser comprado.</w:t>
      </w:r>
    </w:p>
    <w:p w14:paraId="1C19891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Reservado</w:t>
      </w:r>
    </w:p>
    <w:p w14:paraId="1AAC06E7" w14:textId="77777777" w:rsidR="001D0970" w:rsidRPr="001D0970" w:rsidRDefault="001D0970" w:rsidP="00864DFF">
      <w:pPr>
        <w:jc w:val="both"/>
      </w:pPr>
      <w:r w:rsidRPr="001D0970">
        <w:t>Está temporariamente associado a um checkout ainda não confirmado.</w:t>
      </w:r>
    </w:p>
    <w:p w14:paraId="5491887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Vendido</w:t>
      </w:r>
    </w:p>
    <w:p w14:paraId="6E2CE7B6" w14:textId="77777777" w:rsidR="001D0970" w:rsidRPr="001D0970" w:rsidRDefault="001D0970" w:rsidP="00864DFF">
      <w:pPr>
        <w:jc w:val="both"/>
      </w:pPr>
      <w:r w:rsidRPr="001D0970">
        <w:t>Pagamento confirmado ou venda presencial concluída.</w:t>
      </w:r>
    </w:p>
    <w:p w14:paraId="4BC230F2" w14:textId="77777777" w:rsidR="001D0970" w:rsidRPr="001D0970" w:rsidRDefault="001D0970" w:rsidP="00864DFF">
      <w:pPr>
        <w:jc w:val="both"/>
      </w:pPr>
      <w:r w:rsidRPr="001D0970">
        <w:t>Uma reserva expirada retorna automaticamente ao estoque disponível.</w:t>
      </w:r>
    </w:p>
    <w:p w14:paraId="73DC8941" w14:textId="77777777" w:rsidR="001D0970" w:rsidRPr="001D0970" w:rsidRDefault="001D0970" w:rsidP="00864DFF">
      <w:pPr>
        <w:jc w:val="both"/>
      </w:pPr>
      <w:r w:rsidRPr="001D0970">
        <w:pict w14:anchorId="5E2A63D3">
          <v:rect id="_x0000_i1440" style="width:0;height:1.5pt" o:hralign="center" o:hrstd="t" o:hr="t" fillcolor="#a0a0a0" stroked="f"/>
        </w:pict>
      </w:r>
    </w:p>
    <w:p w14:paraId="6E8A7E8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15. Estoque mínimo</w:t>
      </w:r>
    </w:p>
    <w:p w14:paraId="5225851E" w14:textId="77777777" w:rsidR="001D0970" w:rsidRPr="001D0970" w:rsidRDefault="001D0970" w:rsidP="00864DFF">
      <w:pPr>
        <w:jc w:val="both"/>
      </w:pPr>
      <w:r w:rsidRPr="001D0970">
        <w:t>Cada produto/variante poderá possuir um limite configurável.</w:t>
      </w:r>
    </w:p>
    <w:p w14:paraId="0470BC06" w14:textId="77777777" w:rsidR="001D0970" w:rsidRPr="001D0970" w:rsidRDefault="001D0970" w:rsidP="00864DFF">
      <w:pPr>
        <w:jc w:val="both"/>
      </w:pPr>
      <w:r w:rsidRPr="001D0970">
        <w:t>Exemplo:</w:t>
      </w:r>
    </w:p>
    <w:p w14:paraId="73E9E9C6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Estoque mínimo: 5</w:t>
      </w:r>
    </w:p>
    <w:p w14:paraId="6FBA4896" w14:textId="77777777" w:rsidR="001D0970" w:rsidRPr="001D0970" w:rsidRDefault="001D0970" w:rsidP="00864DFF">
      <w:pPr>
        <w:jc w:val="both"/>
      </w:pPr>
      <w:r w:rsidRPr="001D0970">
        <w:t>Quando atingir esse valor:</w:t>
      </w:r>
    </w:p>
    <w:p w14:paraId="587FA5D7" w14:textId="77777777" w:rsidR="001D0970" w:rsidRPr="001D0970" w:rsidRDefault="001D0970" w:rsidP="00864DFF">
      <w:r w:rsidRPr="001D0970">
        <w:rPr>
          <w:rFonts w:ascii="Segoe UI Emoji" w:hAnsi="Segoe UI Emoji" w:cs="Segoe UI Emoji"/>
        </w:rPr>
        <w:t>⚠️</w:t>
      </w:r>
      <w:r w:rsidRPr="001D0970">
        <w:t xml:space="preserve"> Estoque baixo</w:t>
      </w:r>
      <w:r w:rsidRPr="001D0970">
        <w:br/>
        <w:t>Camiseta UV Preta M</w:t>
      </w:r>
      <w:r w:rsidRPr="001D0970">
        <w:br/>
        <w:t>Restam 5 unidades.</w:t>
      </w:r>
    </w:p>
    <w:p w14:paraId="340A12FB" w14:textId="77777777" w:rsidR="001D0970" w:rsidRPr="001D0970" w:rsidRDefault="001D0970" w:rsidP="00864DFF">
      <w:pPr>
        <w:jc w:val="both"/>
      </w:pPr>
      <w:r w:rsidRPr="001D0970">
        <w:t>O alerta aparecerá no dashboard e poderá futuramente gerar notificação por outros canais.</w:t>
      </w:r>
    </w:p>
    <w:p w14:paraId="0186F3EA" w14:textId="77777777" w:rsidR="001D0970" w:rsidRPr="001D0970" w:rsidRDefault="001D0970" w:rsidP="00864DFF">
      <w:pPr>
        <w:jc w:val="both"/>
      </w:pPr>
      <w:r w:rsidRPr="001D0970">
        <w:pict w14:anchorId="1B447AF5">
          <v:rect id="_x0000_i1441" style="width:0;height:1.5pt" o:hralign="center" o:hrstd="t" o:hr="t" fillcolor="#a0a0a0" stroked="f"/>
        </w:pict>
      </w:r>
    </w:p>
    <w:p w14:paraId="31480B7C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16. Produto esgotado</w:t>
      </w:r>
    </w:p>
    <w:p w14:paraId="33ED65B9" w14:textId="77777777" w:rsidR="001D0970" w:rsidRPr="001D0970" w:rsidRDefault="001D0970" w:rsidP="00864DFF">
      <w:pPr>
        <w:jc w:val="both"/>
      </w:pPr>
      <w:r w:rsidRPr="001D0970">
        <w:t>Quando uma combinação não tiver estoque:</w:t>
      </w:r>
    </w:p>
    <w:p w14:paraId="356428BC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lastRenderedPageBreak/>
        <w:t>Indisponível</w:t>
      </w:r>
    </w:p>
    <w:p w14:paraId="5E7B912B" w14:textId="77777777" w:rsidR="001D0970" w:rsidRPr="001D0970" w:rsidRDefault="001D0970" w:rsidP="00864DFF">
      <w:pPr>
        <w:jc w:val="both"/>
      </w:pPr>
      <w:r w:rsidRPr="001D0970">
        <w:t>O cliente poderá selecionar:</w:t>
      </w:r>
    </w:p>
    <w:p w14:paraId="457D111D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Avise-me quando chegar</w:t>
      </w:r>
    </w:p>
    <w:p w14:paraId="6A064DFD" w14:textId="77777777" w:rsidR="001D0970" w:rsidRPr="001D0970" w:rsidRDefault="001D0970" w:rsidP="00864DFF">
      <w:pPr>
        <w:jc w:val="both"/>
      </w:pPr>
      <w:r w:rsidRPr="001D0970">
        <w:t>O sistema armazenará o interesse.</w:t>
      </w:r>
    </w:p>
    <w:p w14:paraId="0EEAD58E" w14:textId="77777777" w:rsidR="001D0970" w:rsidRPr="001D0970" w:rsidRDefault="001D0970" w:rsidP="00864DFF">
      <w:pPr>
        <w:jc w:val="both"/>
      </w:pPr>
      <w:r w:rsidRPr="001D0970">
        <w:t>Quando o estoque for reposto, a plataforma poderá enviar uma notificação ao interessado.</w:t>
      </w:r>
    </w:p>
    <w:p w14:paraId="620F589D" w14:textId="77777777" w:rsidR="001D0970" w:rsidRPr="001D0970" w:rsidRDefault="001D0970" w:rsidP="00864DFF">
      <w:pPr>
        <w:jc w:val="both"/>
      </w:pPr>
      <w:r w:rsidRPr="001D0970">
        <w:pict w14:anchorId="2D2DD2A9">
          <v:rect id="_x0000_i1442" style="width:0;height:1.5pt" o:hralign="center" o:hrstd="t" o:hr="t" fillcolor="#a0a0a0" stroked="f"/>
        </w:pict>
      </w:r>
    </w:p>
    <w:p w14:paraId="01C76970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17. PDV / Balcão</w:t>
      </w:r>
    </w:p>
    <w:p w14:paraId="5A249E77" w14:textId="77777777" w:rsidR="001D0970" w:rsidRPr="001D0970" w:rsidRDefault="001D0970" w:rsidP="00864DFF">
      <w:pPr>
        <w:jc w:val="both"/>
      </w:pPr>
      <w:r w:rsidRPr="001D0970">
        <w:t>Será criada uma área interna para registrar vendas realizadas:</w:t>
      </w:r>
    </w:p>
    <w:p w14:paraId="49E01E96" w14:textId="77777777" w:rsidR="001D0970" w:rsidRPr="001D0970" w:rsidRDefault="001D0970" w:rsidP="00864DFF">
      <w:pPr>
        <w:numPr>
          <w:ilvl w:val="0"/>
          <w:numId w:val="23"/>
        </w:numPr>
        <w:jc w:val="both"/>
      </w:pPr>
      <w:r w:rsidRPr="001D0970">
        <w:t>fisicamente;</w:t>
      </w:r>
    </w:p>
    <w:p w14:paraId="36024BCA" w14:textId="77777777" w:rsidR="001D0970" w:rsidRPr="001D0970" w:rsidRDefault="001D0970" w:rsidP="00864DFF">
      <w:pPr>
        <w:numPr>
          <w:ilvl w:val="0"/>
          <w:numId w:val="23"/>
        </w:numPr>
        <w:jc w:val="both"/>
      </w:pPr>
      <w:r w:rsidRPr="001D0970">
        <w:t>em eventos;</w:t>
      </w:r>
    </w:p>
    <w:p w14:paraId="1122626C" w14:textId="77777777" w:rsidR="001D0970" w:rsidRPr="001D0970" w:rsidRDefault="001D0970" w:rsidP="00864DFF">
      <w:pPr>
        <w:numPr>
          <w:ilvl w:val="0"/>
          <w:numId w:val="23"/>
        </w:numPr>
        <w:jc w:val="both"/>
      </w:pPr>
      <w:r w:rsidRPr="001D0970">
        <w:t>em feiras;</w:t>
      </w:r>
    </w:p>
    <w:p w14:paraId="6F267B22" w14:textId="77777777" w:rsidR="001D0970" w:rsidRPr="001D0970" w:rsidRDefault="001D0970" w:rsidP="00864DFF">
      <w:pPr>
        <w:numPr>
          <w:ilvl w:val="0"/>
          <w:numId w:val="23"/>
        </w:numPr>
        <w:jc w:val="both"/>
      </w:pPr>
      <w:r w:rsidRPr="001D0970">
        <w:t>diretamente por funcionários.</w:t>
      </w:r>
    </w:p>
    <w:p w14:paraId="324EC682" w14:textId="77777777" w:rsidR="001D0970" w:rsidRPr="001D0970" w:rsidRDefault="001D0970" w:rsidP="00864DFF">
      <w:pPr>
        <w:jc w:val="both"/>
      </w:pPr>
      <w:r w:rsidRPr="001D0970">
        <w:t>Nome provisório:</w:t>
      </w:r>
    </w:p>
    <w:p w14:paraId="13222625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PDV / Balcão</w:t>
      </w:r>
    </w:p>
    <w:p w14:paraId="201E26C5" w14:textId="77777777" w:rsidR="001D0970" w:rsidRPr="001D0970" w:rsidRDefault="001D0970" w:rsidP="00864DFF">
      <w:pPr>
        <w:jc w:val="both"/>
      </w:pPr>
      <w:r w:rsidRPr="001D0970">
        <w:t>Fluxo:</w:t>
      </w:r>
    </w:p>
    <w:p w14:paraId="3FC2186D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Novo atendimento</w:t>
      </w:r>
    </w:p>
    <w:p w14:paraId="142FE4AB" w14:textId="77777777" w:rsidR="001D0970" w:rsidRPr="001D0970" w:rsidRDefault="001D0970" w:rsidP="00864DFF">
      <w:r w:rsidRPr="001D0970">
        <w:t>→ selecionar produto</w:t>
      </w:r>
      <w:r w:rsidRPr="001D0970">
        <w:br/>
        <w:t>→ selecionar cor</w:t>
      </w:r>
      <w:r w:rsidRPr="001D0970">
        <w:br/>
        <w:t>→ selecionar tamanho</w:t>
      </w:r>
      <w:r w:rsidRPr="001D0970">
        <w:br/>
        <w:t>→ quantidade</w:t>
      </w:r>
      <w:r w:rsidRPr="001D0970">
        <w:br/>
        <w:t>→ forma de pagamento</w:t>
      </w:r>
      <w:r w:rsidRPr="001D0970">
        <w:br/>
        <w:t>→ concluir venda</w:t>
      </w:r>
    </w:p>
    <w:p w14:paraId="0C642A26" w14:textId="77777777" w:rsidR="001D0970" w:rsidRPr="001D0970" w:rsidRDefault="001D0970" w:rsidP="00864DFF">
      <w:pPr>
        <w:jc w:val="both"/>
      </w:pPr>
      <w:r w:rsidRPr="001D0970">
        <w:t>Quando concluído:</w:t>
      </w:r>
    </w:p>
    <w:p w14:paraId="79B1A5DB" w14:textId="77777777" w:rsidR="001D0970" w:rsidRPr="001D0970" w:rsidRDefault="001D0970" w:rsidP="00864DFF">
      <w:pPr>
        <w:numPr>
          <w:ilvl w:val="0"/>
          <w:numId w:val="24"/>
        </w:numPr>
        <w:jc w:val="both"/>
      </w:pPr>
      <w:r w:rsidRPr="001D0970">
        <w:t>estoque será baixado imediatamente;</w:t>
      </w:r>
    </w:p>
    <w:p w14:paraId="2F34A949" w14:textId="77777777" w:rsidR="001D0970" w:rsidRPr="001D0970" w:rsidRDefault="001D0970" w:rsidP="00864DFF">
      <w:pPr>
        <w:numPr>
          <w:ilvl w:val="0"/>
          <w:numId w:val="24"/>
        </w:numPr>
        <w:jc w:val="both"/>
      </w:pPr>
      <w:r w:rsidRPr="001D0970">
        <w:t>venda será registrada;</w:t>
      </w:r>
    </w:p>
    <w:p w14:paraId="124F308F" w14:textId="77777777" w:rsidR="001D0970" w:rsidRPr="001D0970" w:rsidRDefault="001D0970" w:rsidP="00864DFF">
      <w:pPr>
        <w:numPr>
          <w:ilvl w:val="0"/>
          <w:numId w:val="24"/>
        </w:numPr>
        <w:jc w:val="both"/>
      </w:pPr>
      <w:r w:rsidRPr="001D0970">
        <w:t>movimentação ficará no histórico;</w:t>
      </w:r>
    </w:p>
    <w:p w14:paraId="0306AC07" w14:textId="77777777" w:rsidR="001D0970" w:rsidRPr="001D0970" w:rsidRDefault="001D0970" w:rsidP="00864DFF">
      <w:pPr>
        <w:numPr>
          <w:ilvl w:val="0"/>
          <w:numId w:val="24"/>
        </w:numPr>
        <w:jc w:val="both"/>
      </w:pPr>
      <w:r w:rsidRPr="001D0970">
        <w:t>dashboard será atualizado.</w:t>
      </w:r>
    </w:p>
    <w:p w14:paraId="3202465C" w14:textId="77777777" w:rsidR="001D0970" w:rsidRPr="001D0970" w:rsidRDefault="001D0970" w:rsidP="00864DFF">
      <w:pPr>
        <w:jc w:val="both"/>
      </w:pPr>
      <w:r w:rsidRPr="001D0970">
        <w:t>O PDV utilizará exatamente o mesmo estoque do e-commerce.</w:t>
      </w:r>
    </w:p>
    <w:p w14:paraId="1C520BA5" w14:textId="77777777" w:rsidR="001D0970" w:rsidRPr="001D0970" w:rsidRDefault="001D0970" w:rsidP="00864DFF">
      <w:pPr>
        <w:jc w:val="both"/>
      </w:pPr>
      <w:r w:rsidRPr="001D0970">
        <w:lastRenderedPageBreak/>
        <w:pict w14:anchorId="51F76613">
          <v:rect id="_x0000_i1443" style="width:0;height:1.5pt" o:hralign="center" o:hrstd="t" o:hr="t" fillcolor="#a0a0a0" stroked="f"/>
        </w:pict>
      </w:r>
    </w:p>
    <w:p w14:paraId="129589B8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18. Histórico de estoque</w:t>
      </w:r>
    </w:p>
    <w:p w14:paraId="0DD103FB" w14:textId="77777777" w:rsidR="001D0970" w:rsidRPr="001D0970" w:rsidRDefault="001D0970" w:rsidP="00864DFF">
      <w:pPr>
        <w:jc w:val="both"/>
      </w:pPr>
      <w:r w:rsidRPr="001D0970">
        <w:t>Toda movimentação deverá ser registrada.</w:t>
      </w:r>
    </w:p>
    <w:p w14:paraId="26926723" w14:textId="77777777" w:rsidR="001D0970" w:rsidRPr="001D0970" w:rsidRDefault="001D0970" w:rsidP="00864DFF">
      <w:pPr>
        <w:jc w:val="both"/>
      </w:pPr>
      <w:r w:rsidRPr="001D0970">
        <w:t>Exemplos:</w:t>
      </w:r>
    </w:p>
    <w:p w14:paraId="598B70F8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entrada;</w:t>
      </w:r>
    </w:p>
    <w:p w14:paraId="5579D054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venda online;</w:t>
      </w:r>
    </w:p>
    <w:p w14:paraId="3D3A187B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venda presencial;</w:t>
      </w:r>
    </w:p>
    <w:p w14:paraId="78CA0B16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cancelamento;</w:t>
      </w:r>
    </w:p>
    <w:p w14:paraId="7A18341D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devolução;</w:t>
      </w:r>
    </w:p>
    <w:p w14:paraId="0D9436BF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ajuste manual;</w:t>
      </w:r>
    </w:p>
    <w:p w14:paraId="0A04FAC2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perda;</w:t>
      </w:r>
    </w:p>
    <w:p w14:paraId="7C148EE2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correção;</w:t>
      </w:r>
    </w:p>
    <w:p w14:paraId="3BBA6CF6" w14:textId="77777777" w:rsidR="001D0970" w:rsidRPr="001D0970" w:rsidRDefault="001D0970" w:rsidP="00864DFF">
      <w:pPr>
        <w:numPr>
          <w:ilvl w:val="0"/>
          <w:numId w:val="25"/>
        </w:numPr>
        <w:jc w:val="both"/>
      </w:pPr>
      <w:r w:rsidRPr="001D0970">
        <w:t>reposição.</w:t>
      </w:r>
    </w:p>
    <w:p w14:paraId="79F2F2C1" w14:textId="77777777" w:rsidR="001D0970" w:rsidRPr="001D0970" w:rsidRDefault="001D0970" w:rsidP="00864DFF">
      <w:pPr>
        <w:jc w:val="both"/>
      </w:pPr>
      <w:r w:rsidRPr="001D0970">
        <w:t>Alterações manuais deverão registrar:</w:t>
      </w:r>
    </w:p>
    <w:p w14:paraId="7857CAB3" w14:textId="77777777" w:rsidR="001D0970" w:rsidRPr="001D0970" w:rsidRDefault="001D0970" w:rsidP="00864DFF">
      <w:pPr>
        <w:numPr>
          <w:ilvl w:val="0"/>
          <w:numId w:val="26"/>
        </w:numPr>
        <w:jc w:val="both"/>
      </w:pPr>
      <w:r w:rsidRPr="001D0970">
        <w:t>usuário;</w:t>
      </w:r>
    </w:p>
    <w:p w14:paraId="5B082724" w14:textId="77777777" w:rsidR="001D0970" w:rsidRPr="001D0970" w:rsidRDefault="001D0970" w:rsidP="00864DFF">
      <w:pPr>
        <w:numPr>
          <w:ilvl w:val="0"/>
          <w:numId w:val="26"/>
        </w:numPr>
        <w:jc w:val="both"/>
      </w:pPr>
      <w:r w:rsidRPr="001D0970">
        <w:t>data/hora;</w:t>
      </w:r>
    </w:p>
    <w:p w14:paraId="62D2827E" w14:textId="77777777" w:rsidR="001D0970" w:rsidRPr="001D0970" w:rsidRDefault="001D0970" w:rsidP="00864DFF">
      <w:pPr>
        <w:numPr>
          <w:ilvl w:val="0"/>
          <w:numId w:val="26"/>
        </w:numPr>
        <w:jc w:val="both"/>
      </w:pPr>
      <w:r w:rsidRPr="001D0970">
        <w:t>quantidade anterior;</w:t>
      </w:r>
    </w:p>
    <w:p w14:paraId="40E503A0" w14:textId="77777777" w:rsidR="001D0970" w:rsidRPr="001D0970" w:rsidRDefault="001D0970" w:rsidP="00864DFF">
      <w:pPr>
        <w:numPr>
          <w:ilvl w:val="0"/>
          <w:numId w:val="26"/>
        </w:numPr>
        <w:jc w:val="both"/>
      </w:pPr>
      <w:r w:rsidRPr="001D0970">
        <w:t>quantidade nova;</w:t>
      </w:r>
    </w:p>
    <w:p w14:paraId="2CC8E186" w14:textId="77777777" w:rsidR="001D0970" w:rsidRPr="001D0970" w:rsidRDefault="001D0970" w:rsidP="00864DFF">
      <w:pPr>
        <w:numPr>
          <w:ilvl w:val="0"/>
          <w:numId w:val="26"/>
        </w:numPr>
        <w:jc w:val="both"/>
      </w:pPr>
      <w:r w:rsidRPr="001D0970">
        <w:t>motivo.</w:t>
      </w:r>
    </w:p>
    <w:p w14:paraId="3180A7B3" w14:textId="77777777" w:rsidR="001D0970" w:rsidRPr="001D0970" w:rsidRDefault="001D0970" w:rsidP="00864DFF">
      <w:pPr>
        <w:jc w:val="both"/>
      </w:pPr>
      <w:r w:rsidRPr="001D0970">
        <w:pict w14:anchorId="1B13C816">
          <v:rect id="_x0000_i1444" style="width:0;height:1.5pt" o:hralign="center" o:hrstd="t" o:hr="t" fillcolor="#a0a0a0" stroked="f"/>
        </w:pict>
      </w:r>
    </w:p>
    <w:p w14:paraId="2FAE459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19. Atacado</w:t>
      </w:r>
    </w:p>
    <w:p w14:paraId="4BB050E0" w14:textId="77777777" w:rsidR="001D0970" w:rsidRPr="001D0970" w:rsidRDefault="001D0970" w:rsidP="00864DFF">
      <w:pPr>
        <w:jc w:val="both"/>
      </w:pPr>
      <w:r w:rsidRPr="001D0970">
        <w:t>O sistema deverá permitir regras de atacado configuráveis.</w:t>
      </w:r>
    </w:p>
    <w:p w14:paraId="461B82DB" w14:textId="77777777" w:rsidR="001D0970" w:rsidRPr="001D0970" w:rsidRDefault="001D0970" w:rsidP="00864DFF">
      <w:pPr>
        <w:jc w:val="both"/>
      </w:pPr>
      <w:r w:rsidRPr="001D0970">
        <w:t>Exemplos:</w:t>
      </w:r>
    </w:p>
    <w:p w14:paraId="2877F17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Modelo percentual</w:t>
      </w:r>
    </w:p>
    <w:p w14:paraId="1C7716E8" w14:textId="77777777" w:rsidR="001D0970" w:rsidRPr="001D0970" w:rsidRDefault="001D0970" w:rsidP="00864DFF">
      <w:pPr>
        <w:jc w:val="both"/>
      </w:pPr>
      <w:r w:rsidRPr="001D0970">
        <w:t>A partir de 3 unidades:</w:t>
      </w:r>
    </w:p>
    <w:p w14:paraId="1FB6905C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10% de desconto</w:t>
      </w:r>
    </w:p>
    <w:p w14:paraId="39CCD73D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Modelo por preço unitário</w:t>
      </w:r>
    </w:p>
    <w:p w14:paraId="026A1362" w14:textId="77777777" w:rsidR="001D0970" w:rsidRPr="001D0970" w:rsidRDefault="001D0970" w:rsidP="00864DFF">
      <w:pPr>
        <w:jc w:val="both"/>
      </w:pPr>
      <w:r w:rsidRPr="001D0970">
        <w:lastRenderedPageBreak/>
        <w:t>A partir de 5 unidades:</w:t>
      </w:r>
    </w:p>
    <w:p w14:paraId="3A76505F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R$ 69,90 cada</w:t>
      </w:r>
    </w:p>
    <w:p w14:paraId="67F6281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Modelo escalonado futuro</w:t>
      </w:r>
    </w:p>
    <w:p w14:paraId="696C5065" w14:textId="77777777" w:rsidR="001D0970" w:rsidRPr="001D0970" w:rsidRDefault="001D0970" w:rsidP="00864DFF">
      <w:pPr>
        <w:jc w:val="both"/>
      </w:pPr>
      <w:r w:rsidRPr="001D0970">
        <w:t>3 unidades → 5%</w:t>
      </w:r>
      <w:r w:rsidRPr="001D0970">
        <w:br/>
        <w:t>5 unidades → 10%</w:t>
      </w:r>
      <w:r w:rsidRPr="001D0970">
        <w:br/>
        <w:t>10 unidades → 15%</w:t>
      </w:r>
    </w:p>
    <w:p w14:paraId="7B551751" w14:textId="77777777" w:rsidR="001D0970" w:rsidRPr="001D0970" w:rsidRDefault="001D0970" w:rsidP="00864DFF">
      <w:pPr>
        <w:jc w:val="both"/>
      </w:pPr>
      <w:r w:rsidRPr="001D0970">
        <w:t>A arquitetura será preparada para múltiplas faixas.</w:t>
      </w:r>
    </w:p>
    <w:p w14:paraId="0A6C7C75" w14:textId="77777777" w:rsidR="001D0970" w:rsidRPr="001D0970" w:rsidRDefault="001D0970" w:rsidP="00864DFF">
      <w:pPr>
        <w:jc w:val="both"/>
      </w:pPr>
      <w:r w:rsidRPr="001D0970">
        <w:t>O administrador poderá alterar as regras sem modificar código.</w:t>
      </w:r>
    </w:p>
    <w:p w14:paraId="7EEF5C0F" w14:textId="77777777" w:rsidR="001D0970" w:rsidRPr="001D0970" w:rsidRDefault="001D0970" w:rsidP="00864DFF">
      <w:pPr>
        <w:jc w:val="both"/>
      </w:pPr>
      <w:r w:rsidRPr="001D0970">
        <w:pict w14:anchorId="60EFBE05">
          <v:rect id="_x0000_i1445" style="width:0;height:1.5pt" o:hralign="center" o:hrstd="t" o:hr="t" fillcolor="#a0a0a0" stroked="f"/>
        </w:pict>
      </w:r>
    </w:p>
    <w:p w14:paraId="3FAB9732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20. Incentivo ao atacado</w:t>
      </w:r>
    </w:p>
    <w:p w14:paraId="34D43ACC" w14:textId="77777777" w:rsidR="001D0970" w:rsidRPr="001D0970" w:rsidRDefault="001D0970" w:rsidP="00864DFF">
      <w:pPr>
        <w:jc w:val="both"/>
      </w:pPr>
      <w:r w:rsidRPr="001D0970">
        <w:t>O carrinho poderá mostrar mensagens inteligentes.</w:t>
      </w:r>
    </w:p>
    <w:p w14:paraId="4CE07196" w14:textId="77777777" w:rsidR="001D0970" w:rsidRPr="001D0970" w:rsidRDefault="001D0970" w:rsidP="00864DFF">
      <w:pPr>
        <w:jc w:val="both"/>
      </w:pPr>
      <w:r w:rsidRPr="001D0970">
        <w:t>Exemplo:</w:t>
      </w:r>
    </w:p>
    <w:p w14:paraId="59725A49" w14:textId="77777777" w:rsidR="001D0970" w:rsidRPr="001D0970" w:rsidRDefault="001D0970" w:rsidP="00864DFF">
      <w:pPr>
        <w:jc w:val="both"/>
      </w:pPr>
      <w:r w:rsidRPr="001D0970">
        <w:rPr>
          <w:rFonts w:ascii="Segoe UI Emoji" w:hAnsi="Segoe UI Emoji" w:cs="Segoe UI Emoji"/>
        </w:rPr>
        <w:t>🔥</w:t>
      </w:r>
      <w:r w:rsidRPr="001D0970">
        <w:t xml:space="preserve"> Adicione mais 1 unidade e ganhe 10% de desconto neste produto.</w:t>
      </w:r>
    </w:p>
    <w:p w14:paraId="12FE97B6" w14:textId="77777777" w:rsidR="001D0970" w:rsidRPr="001D0970" w:rsidRDefault="001D0970" w:rsidP="00864DFF">
      <w:pPr>
        <w:jc w:val="both"/>
      </w:pPr>
      <w:r w:rsidRPr="001D0970">
        <w:t>Ou:</w:t>
      </w:r>
    </w:p>
    <w:p w14:paraId="4C0ED7E4" w14:textId="77777777" w:rsidR="001D0970" w:rsidRPr="001D0970" w:rsidRDefault="001D0970" w:rsidP="00864DFF">
      <w:pPr>
        <w:jc w:val="both"/>
      </w:pPr>
      <w:r w:rsidRPr="001D0970">
        <w:t>Você economizará R$ 42,00 adicionando mais 2 unidades.</w:t>
      </w:r>
    </w:p>
    <w:p w14:paraId="707D1733" w14:textId="77777777" w:rsidR="001D0970" w:rsidRPr="001D0970" w:rsidRDefault="001D0970" w:rsidP="00864DFF">
      <w:pPr>
        <w:jc w:val="both"/>
      </w:pPr>
      <w:r w:rsidRPr="001D0970">
        <w:t>O objetivo é estimular aumento do ticket sem esconder as regras de preço.</w:t>
      </w:r>
    </w:p>
    <w:p w14:paraId="09EFE369" w14:textId="77777777" w:rsidR="001D0970" w:rsidRPr="001D0970" w:rsidRDefault="001D0970" w:rsidP="00864DFF">
      <w:pPr>
        <w:jc w:val="both"/>
      </w:pPr>
      <w:r w:rsidRPr="001D0970">
        <w:pict w14:anchorId="6859B156">
          <v:rect id="_x0000_i1446" style="width:0;height:1.5pt" o:hralign="center" o:hrstd="t" o:hr="t" fillcolor="#a0a0a0" stroked="f"/>
        </w:pict>
      </w:r>
    </w:p>
    <w:p w14:paraId="52F3EB9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21. Política de atacado pendente</w:t>
      </w:r>
    </w:p>
    <w:p w14:paraId="72A0EAE5" w14:textId="77777777" w:rsidR="001D0970" w:rsidRPr="001D0970" w:rsidRDefault="001D0970" w:rsidP="00864DFF">
      <w:pPr>
        <w:jc w:val="both"/>
      </w:pPr>
      <w:r w:rsidRPr="001D0970">
        <w:t>Ainda deverá ser confirmado pela Info Trilhas:</w:t>
      </w:r>
    </w:p>
    <w:p w14:paraId="22604F80" w14:textId="77777777" w:rsidR="001D0970" w:rsidRPr="001D0970" w:rsidRDefault="001D0970" w:rsidP="00864DFF">
      <w:pPr>
        <w:numPr>
          <w:ilvl w:val="0"/>
          <w:numId w:val="27"/>
        </w:numPr>
        <w:jc w:val="both"/>
      </w:pPr>
      <w:r w:rsidRPr="001D0970">
        <w:t>se diferentes modelos poderão ser combinados para atingir mínimo;</w:t>
      </w:r>
    </w:p>
    <w:p w14:paraId="63D6A229" w14:textId="77777777" w:rsidR="001D0970" w:rsidRPr="001D0970" w:rsidRDefault="001D0970" w:rsidP="00864DFF">
      <w:pPr>
        <w:numPr>
          <w:ilvl w:val="0"/>
          <w:numId w:val="27"/>
        </w:numPr>
        <w:jc w:val="both"/>
      </w:pPr>
      <w:r w:rsidRPr="001D0970">
        <w:t>se o mínimo será sempre considerado individualmente por produto.</w:t>
      </w:r>
    </w:p>
    <w:p w14:paraId="3C17F5BB" w14:textId="77777777" w:rsidR="001D0970" w:rsidRPr="001D0970" w:rsidRDefault="001D0970" w:rsidP="00864DFF">
      <w:pPr>
        <w:jc w:val="both"/>
      </w:pPr>
      <w:r w:rsidRPr="001D0970">
        <w:t>A arquitetura deverá evitar impedir qualquer uma das duas possibilidades.</w:t>
      </w:r>
    </w:p>
    <w:p w14:paraId="7E3AE3EB" w14:textId="77777777" w:rsidR="001D0970" w:rsidRPr="001D0970" w:rsidRDefault="001D0970" w:rsidP="00864DFF">
      <w:pPr>
        <w:jc w:val="both"/>
      </w:pPr>
      <w:r w:rsidRPr="001D0970">
        <w:pict w14:anchorId="53F5232E">
          <v:rect id="_x0000_i1447" style="width:0;height:1.5pt" o:hralign="center" o:hrstd="t" o:hr="t" fillcolor="#a0a0a0" stroked="f"/>
        </w:pict>
      </w:r>
    </w:p>
    <w:p w14:paraId="3446982C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22. Carrinho</w:t>
      </w:r>
    </w:p>
    <w:p w14:paraId="134895BF" w14:textId="77777777" w:rsidR="001D0970" w:rsidRPr="001D0970" w:rsidRDefault="001D0970" w:rsidP="00864DFF">
      <w:pPr>
        <w:jc w:val="both"/>
      </w:pPr>
      <w:r w:rsidRPr="001D0970">
        <w:t>O carrinho deverá permitir:</w:t>
      </w:r>
    </w:p>
    <w:p w14:paraId="62A577FB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t>alterar quantidade;</w:t>
      </w:r>
    </w:p>
    <w:p w14:paraId="00F8CFD9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t>excluir item;</w:t>
      </w:r>
    </w:p>
    <w:p w14:paraId="644A6E61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t>alterar variante;</w:t>
      </w:r>
    </w:p>
    <w:p w14:paraId="16796213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lastRenderedPageBreak/>
        <w:t>favoritar;</w:t>
      </w:r>
    </w:p>
    <w:p w14:paraId="49B421E2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t>calcular atacado;</w:t>
      </w:r>
    </w:p>
    <w:p w14:paraId="1E84B0AC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t>calcular promoções futuras;</w:t>
      </w:r>
    </w:p>
    <w:p w14:paraId="637A7A98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t>informar economia;</w:t>
      </w:r>
    </w:p>
    <w:p w14:paraId="6CBDF754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t>calcular entrega;</w:t>
      </w:r>
    </w:p>
    <w:p w14:paraId="4EC630C0" w14:textId="77777777" w:rsidR="001D0970" w:rsidRPr="001D0970" w:rsidRDefault="001D0970" w:rsidP="00864DFF">
      <w:pPr>
        <w:numPr>
          <w:ilvl w:val="0"/>
          <w:numId w:val="28"/>
        </w:numPr>
        <w:jc w:val="both"/>
      </w:pPr>
      <w:r w:rsidRPr="001D0970">
        <w:t>aplicar regras comerciais.</w:t>
      </w:r>
    </w:p>
    <w:p w14:paraId="24490A7F" w14:textId="77777777" w:rsidR="001D0970" w:rsidRPr="001D0970" w:rsidRDefault="001D0970" w:rsidP="00864DFF">
      <w:pPr>
        <w:jc w:val="both"/>
      </w:pPr>
      <w:r w:rsidRPr="001D0970">
        <w:t>Carrinho será mantido durante a navegação.</w:t>
      </w:r>
    </w:p>
    <w:p w14:paraId="21246E53" w14:textId="77777777" w:rsidR="001D0970" w:rsidRPr="001D0970" w:rsidRDefault="001D0970" w:rsidP="00864DFF">
      <w:pPr>
        <w:jc w:val="both"/>
      </w:pPr>
      <w:r w:rsidRPr="001D0970">
        <w:pict w14:anchorId="7E538DF9">
          <v:rect id="_x0000_i1448" style="width:0;height:1.5pt" o:hralign="center" o:hrstd="t" o:hr="t" fillcolor="#a0a0a0" stroked="f"/>
        </w:pict>
      </w:r>
    </w:p>
    <w:p w14:paraId="0DA924D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23. Checkout</w:t>
      </w:r>
    </w:p>
    <w:p w14:paraId="2CF833C3" w14:textId="77777777" w:rsidR="001D0970" w:rsidRPr="001D0970" w:rsidRDefault="001D0970" w:rsidP="00864DFF">
      <w:pPr>
        <w:jc w:val="both"/>
      </w:pPr>
      <w:r w:rsidRPr="001D0970">
        <w:t>Fluxo:</w:t>
      </w:r>
    </w:p>
    <w:p w14:paraId="48E694E2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Carrinho</w:t>
      </w:r>
    </w:p>
    <w:p w14:paraId="50EA8229" w14:textId="77777777" w:rsidR="001D0970" w:rsidRPr="001D0970" w:rsidRDefault="001D0970" w:rsidP="00864DFF">
      <w:pPr>
        <w:jc w:val="both"/>
      </w:pPr>
      <w:r w:rsidRPr="001D0970">
        <w:t>↓</w:t>
      </w:r>
    </w:p>
    <w:p w14:paraId="4F90337D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Identificação</w:t>
      </w:r>
    </w:p>
    <w:p w14:paraId="6A141F05" w14:textId="77777777" w:rsidR="001D0970" w:rsidRPr="001D0970" w:rsidRDefault="001D0970" w:rsidP="00864DFF">
      <w:pPr>
        <w:jc w:val="both"/>
      </w:pPr>
      <w:r w:rsidRPr="001D0970">
        <w:t>↓</w:t>
      </w:r>
    </w:p>
    <w:p w14:paraId="20F6F024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Endereço</w:t>
      </w:r>
    </w:p>
    <w:p w14:paraId="3C674914" w14:textId="77777777" w:rsidR="001D0970" w:rsidRPr="001D0970" w:rsidRDefault="001D0970" w:rsidP="00864DFF">
      <w:pPr>
        <w:jc w:val="both"/>
      </w:pPr>
      <w:r w:rsidRPr="001D0970">
        <w:t>↓</w:t>
      </w:r>
    </w:p>
    <w:p w14:paraId="616B605A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Entrega</w:t>
      </w:r>
    </w:p>
    <w:p w14:paraId="6F5C3F99" w14:textId="77777777" w:rsidR="001D0970" w:rsidRPr="001D0970" w:rsidRDefault="001D0970" w:rsidP="00864DFF">
      <w:pPr>
        <w:jc w:val="both"/>
      </w:pPr>
      <w:r w:rsidRPr="001D0970">
        <w:t>↓</w:t>
      </w:r>
    </w:p>
    <w:p w14:paraId="4100C7CB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Pagamento</w:t>
      </w:r>
    </w:p>
    <w:p w14:paraId="55FD9049" w14:textId="77777777" w:rsidR="001D0970" w:rsidRPr="001D0970" w:rsidRDefault="001D0970" w:rsidP="00864DFF">
      <w:pPr>
        <w:jc w:val="both"/>
      </w:pPr>
      <w:r w:rsidRPr="001D0970">
        <w:t>↓</w:t>
      </w:r>
    </w:p>
    <w:p w14:paraId="7B951CAE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Confirmação</w:t>
      </w:r>
    </w:p>
    <w:p w14:paraId="227A2916" w14:textId="77777777" w:rsidR="001D0970" w:rsidRPr="001D0970" w:rsidRDefault="001D0970" w:rsidP="00864DFF">
      <w:pPr>
        <w:jc w:val="both"/>
      </w:pPr>
      <w:r w:rsidRPr="001D0970">
        <w:t>O usuário poderá comprar sem criar conta.</w:t>
      </w:r>
    </w:p>
    <w:p w14:paraId="4386FDCB" w14:textId="77777777" w:rsidR="001D0970" w:rsidRPr="001D0970" w:rsidRDefault="001D0970" w:rsidP="00864DFF">
      <w:pPr>
        <w:jc w:val="both"/>
      </w:pPr>
      <w:r w:rsidRPr="001D0970">
        <w:pict w14:anchorId="667A89BB">
          <v:rect id="_x0000_i1449" style="width:0;height:1.5pt" o:hralign="center" o:hrstd="t" o:hr="t" fillcolor="#a0a0a0" stroked="f"/>
        </w:pict>
      </w:r>
    </w:p>
    <w:p w14:paraId="2CC3358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24. Checkout sem cadastro</w:t>
      </w:r>
    </w:p>
    <w:p w14:paraId="57EA5623" w14:textId="77777777" w:rsidR="001D0970" w:rsidRPr="001D0970" w:rsidRDefault="001D0970" w:rsidP="00864DFF">
      <w:pPr>
        <w:jc w:val="both"/>
      </w:pPr>
      <w:r w:rsidRPr="001D0970">
        <w:t>O comprador visitante informará os dados necessários para faturamento e entrega.</w:t>
      </w:r>
    </w:p>
    <w:p w14:paraId="53F7567A" w14:textId="77777777" w:rsidR="001D0970" w:rsidRPr="001D0970" w:rsidRDefault="001D0970" w:rsidP="00864DFF">
      <w:pPr>
        <w:jc w:val="both"/>
      </w:pPr>
      <w:r w:rsidRPr="001D0970">
        <w:t>Após a compra poderá receber acesso seguro ao pedido.</w:t>
      </w:r>
    </w:p>
    <w:p w14:paraId="52BD7763" w14:textId="77777777" w:rsidR="001D0970" w:rsidRPr="001D0970" w:rsidRDefault="001D0970" w:rsidP="00864DFF">
      <w:pPr>
        <w:jc w:val="both"/>
      </w:pPr>
      <w:r w:rsidRPr="001D0970">
        <w:t>Também poderá ser convidado a criar uma conta depois.</w:t>
      </w:r>
    </w:p>
    <w:p w14:paraId="4999EE7A" w14:textId="77777777" w:rsidR="001D0970" w:rsidRPr="001D0970" w:rsidRDefault="001D0970" w:rsidP="00864DFF">
      <w:pPr>
        <w:jc w:val="both"/>
      </w:pPr>
      <w:r w:rsidRPr="001D0970">
        <w:lastRenderedPageBreak/>
        <w:t>Caso crie uma conta utilizando os dados devidamente verificados, os pedidos compatíveis poderão ser vinculados ao perfil.</w:t>
      </w:r>
    </w:p>
    <w:p w14:paraId="315E8C2C" w14:textId="77777777" w:rsidR="001D0970" w:rsidRPr="001D0970" w:rsidRDefault="001D0970" w:rsidP="00864DFF">
      <w:pPr>
        <w:jc w:val="both"/>
      </w:pPr>
      <w:r w:rsidRPr="001D0970">
        <w:pict w14:anchorId="0602C9F1">
          <v:rect id="_x0000_i1450" style="width:0;height:1.5pt" o:hralign="center" o:hrstd="t" o:hr="t" fillcolor="#a0a0a0" stroked="f"/>
        </w:pict>
      </w:r>
    </w:p>
    <w:p w14:paraId="1334434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25. Cadastro</w:t>
      </w:r>
    </w:p>
    <w:p w14:paraId="57051B8F" w14:textId="77777777" w:rsidR="001D0970" w:rsidRPr="001D0970" w:rsidRDefault="001D0970" w:rsidP="00864DFF">
      <w:pPr>
        <w:jc w:val="both"/>
      </w:pPr>
      <w:r w:rsidRPr="001D0970">
        <w:t>Formas planejadas:</w:t>
      </w:r>
    </w:p>
    <w:p w14:paraId="79FF1BF5" w14:textId="77777777" w:rsidR="001D0970" w:rsidRPr="001D0970" w:rsidRDefault="001D0970" w:rsidP="00864DFF">
      <w:pPr>
        <w:numPr>
          <w:ilvl w:val="0"/>
          <w:numId w:val="29"/>
        </w:numPr>
        <w:jc w:val="both"/>
      </w:pPr>
      <w:r w:rsidRPr="001D0970">
        <w:t>e-mail e senha;</w:t>
      </w:r>
    </w:p>
    <w:p w14:paraId="4AE06C21" w14:textId="77777777" w:rsidR="001D0970" w:rsidRPr="001D0970" w:rsidRDefault="001D0970" w:rsidP="00864DFF">
      <w:pPr>
        <w:numPr>
          <w:ilvl w:val="0"/>
          <w:numId w:val="29"/>
        </w:numPr>
        <w:jc w:val="both"/>
      </w:pPr>
      <w:r w:rsidRPr="001D0970">
        <w:t>Google.</w:t>
      </w:r>
    </w:p>
    <w:p w14:paraId="1EA11E02" w14:textId="77777777" w:rsidR="001D0970" w:rsidRPr="001D0970" w:rsidRDefault="001D0970" w:rsidP="00864DFF">
      <w:pPr>
        <w:jc w:val="both"/>
      </w:pPr>
      <w:r w:rsidRPr="001D0970">
        <w:t>Cadastro poderá ser feito durante ou depois da compra.</w:t>
      </w:r>
    </w:p>
    <w:p w14:paraId="2608FB69" w14:textId="77777777" w:rsidR="001D0970" w:rsidRPr="001D0970" w:rsidRDefault="001D0970" w:rsidP="00864DFF">
      <w:pPr>
        <w:jc w:val="both"/>
      </w:pPr>
      <w:r w:rsidRPr="001D0970">
        <w:t>Login com Apple ficará preparado como possibilidade futura, não sendo obrigatório para o lançamento web.</w:t>
      </w:r>
    </w:p>
    <w:p w14:paraId="41A1A5F7" w14:textId="77777777" w:rsidR="001D0970" w:rsidRPr="001D0970" w:rsidRDefault="001D0970" w:rsidP="00864DFF">
      <w:pPr>
        <w:jc w:val="both"/>
      </w:pPr>
      <w:r w:rsidRPr="001D0970">
        <w:pict w14:anchorId="3409D175">
          <v:rect id="_x0000_i1451" style="width:0;height:1.5pt" o:hralign="center" o:hrstd="t" o:hr="t" fillcolor="#a0a0a0" stroked="f"/>
        </w:pict>
      </w:r>
    </w:p>
    <w:p w14:paraId="7168BEC2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26. Pessoa física</w:t>
      </w:r>
    </w:p>
    <w:p w14:paraId="5A6B03FF" w14:textId="77777777" w:rsidR="001D0970" w:rsidRPr="001D0970" w:rsidRDefault="001D0970" w:rsidP="00864DFF">
      <w:pPr>
        <w:jc w:val="both"/>
      </w:pPr>
      <w:r w:rsidRPr="001D0970">
        <w:t>Dados necessários conforme a operação:</w:t>
      </w:r>
    </w:p>
    <w:p w14:paraId="568540A7" w14:textId="77777777" w:rsidR="001D0970" w:rsidRPr="001D0970" w:rsidRDefault="001D0970" w:rsidP="00864DFF">
      <w:pPr>
        <w:numPr>
          <w:ilvl w:val="0"/>
          <w:numId w:val="30"/>
        </w:numPr>
        <w:jc w:val="both"/>
      </w:pPr>
      <w:r w:rsidRPr="001D0970">
        <w:t>nome;</w:t>
      </w:r>
    </w:p>
    <w:p w14:paraId="510E198A" w14:textId="77777777" w:rsidR="001D0970" w:rsidRPr="001D0970" w:rsidRDefault="001D0970" w:rsidP="00864DFF">
      <w:pPr>
        <w:numPr>
          <w:ilvl w:val="0"/>
          <w:numId w:val="30"/>
        </w:numPr>
        <w:jc w:val="both"/>
      </w:pPr>
      <w:r w:rsidRPr="001D0970">
        <w:t>CPF;</w:t>
      </w:r>
    </w:p>
    <w:p w14:paraId="24F698ED" w14:textId="77777777" w:rsidR="001D0970" w:rsidRPr="001D0970" w:rsidRDefault="001D0970" w:rsidP="00864DFF">
      <w:pPr>
        <w:numPr>
          <w:ilvl w:val="0"/>
          <w:numId w:val="30"/>
        </w:numPr>
        <w:jc w:val="both"/>
      </w:pPr>
      <w:r w:rsidRPr="001D0970">
        <w:t>e-mail;</w:t>
      </w:r>
    </w:p>
    <w:p w14:paraId="2355951D" w14:textId="77777777" w:rsidR="001D0970" w:rsidRPr="001D0970" w:rsidRDefault="001D0970" w:rsidP="00864DFF">
      <w:pPr>
        <w:numPr>
          <w:ilvl w:val="0"/>
          <w:numId w:val="30"/>
        </w:numPr>
        <w:jc w:val="both"/>
      </w:pPr>
      <w:r w:rsidRPr="001D0970">
        <w:t>telefone;</w:t>
      </w:r>
    </w:p>
    <w:p w14:paraId="25464B49" w14:textId="77777777" w:rsidR="001D0970" w:rsidRPr="001D0970" w:rsidRDefault="001D0970" w:rsidP="00864DFF">
      <w:pPr>
        <w:numPr>
          <w:ilvl w:val="0"/>
          <w:numId w:val="30"/>
        </w:numPr>
        <w:jc w:val="both"/>
      </w:pPr>
      <w:r w:rsidRPr="001D0970">
        <w:t>endereço.</w:t>
      </w:r>
    </w:p>
    <w:p w14:paraId="14C2E984" w14:textId="77777777" w:rsidR="001D0970" w:rsidRPr="001D0970" w:rsidRDefault="001D0970" w:rsidP="00864DFF">
      <w:pPr>
        <w:jc w:val="both"/>
      </w:pPr>
      <w:r w:rsidRPr="001D0970">
        <w:pict w14:anchorId="77B5441A">
          <v:rect id="_x0000_i1452" style="width:0;height:1.5pt" o:hralign="center" o:hrstd="t" o:hr="t" fillcolor="#a0a0a0" stroked="f"/>
        </w:pict>
      </w:r>
    </w:p>
    <w:p w14:paraId="1485370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27. Pessoa jurídica</w:t>
      </w:r>
    </w:p>
    <w:p w14:paraId="559E0693" w14:textId="77777777" w:rsidR="001D0970" w:rsidRPr="001D0970" w:rsidRDefault="001D0970" w:rsidP="00864DFF">
      <w:pPr>
        <w:jc w:val="both"/>
      </w:pPr>
      <w:r w:rsidRPr="001D0970">
        <w:t>Cadastro poderá conter:</w:t>
      </w:r>
    </w:p>
    <w:p w14:paraId="2A6F2439" w14:textId="77777777" w:rsidR="001D0970" w:rsidRPr="001D0970" w:rsidRDefault="001D0970" w:rsidP="00864DFF">
      <w:pPr>
        <w:numPr>
          <w:ilvl w:val="0"/>
          <w:numId w:val="31"/>
        </w:numPr>
        <w:jc w:val="both"/>
      </w:pPr>
      <w:r w:rsidRPr="001D0970">
        <w:t>razão social;</w:t>
      </w:r>
    </w:p>
    <w:p w14:paraId="04CD6AFD" w14:textId="77777777" w:rsidR="001D0970" w:rsidRPr="001D0970" w:rsidRDefault="001D0970" w:rsidP="00864DFF">
      <w:pPr>
        <w:numPr>
          <w:ilvl w:val="0"/>
          <w:numId w:val="31"/>
        </w:numPr>
        <w:jc w:val="both"/>
      </w:pPr>
      <w:r w:rsidRPr="001D0970">
        <w:t>nome fantasia;</w:t>
      </w:r>
    </w:p>
    <w:p w14:paraId="578E1BF0" w14:textId="77777777" w:rsidR="001D0970" w:rsidRPr="001D0970" w:rsidRDefault="001D0970" w:rsidP="00864DFF">
      <w:pPr>
        <w:numPr>
          <w:ilvl w:val="0"/>
          <w:numId w:val="31"/>
        </w:numPr>
        <w:jc w:val="both"/>
      </w:pPr>
      <w:r w:rsidRPr="001D0970">
        <w:t>CNPJ;</w:t>
      </w:r>
    </w:p>
    <w:p w14:paraId="01D2B097" w14:textId="77777777" w:rsidR="001D0970" w:rsidRPr="001D0970" w:rsidRDefault="001D0970" w:rsidP="00864DFF">
      <w:pPr>
        <w:numPr>
          <w:ilvl w:val="0"/>
          <w:numId w:val="31"/>
        </w:numPr>
        <w:jc w:val="both"/>
      </w:pPr>
      <w:r w:rsidRPr="001D0970">
        <w:t>inscrição estadual quando aplicável;</w:t>
      </w:r>
    </w:p>
    <w:p w14:paraId="0ACD41A3" w14:textId="77777777" w:rsidR="001D0970" w:rsidRPr="001D0970" w:rsidRDefault="001D0970" w:rsidP="00864DFF">
      <w:pPr>
        <w:numPr>
          <w:ilvl w:val="0"/>
          <w:numId w:val="31"/>
        </w:numPr>
        <w:jc w:val="both"/>
      </w:pPr>
      <w:r w:rsidRPr="001D0970">
        <w:t>e-mail;</w:t>
      </w:r>
    </w:p>
    <w:p w14:paraId="7F5BC735" w14:textId="77777777" w:rsidR="001D0970" w:rsidRPr="001D0970" w:rsidRDefault="001D0970" w:rsidP="00864DFF">
      <w:pPr>
        <w:numPr>
          <w:ilvl w:val="0"/>
          <w:numId w:val="31"/>
        </w:numPr>
        <w:jc w:val="both"/>
      </w:pPr>
      <w:r w:rsidRPr="001D0970">
        <w:t>telefone;</w:t>
      </w:r>
    </w:p>
    <w:p w14:paraId="7EF6278A" w14:textId="77777777" w:rsidR="001D0970" w:rsidRPr="001D0970" w:rsidRDefault="001D0970" w:rsidP="00864DFF">
      <w:pPr>
        <w:numPr>
          <w:ilvl w:val="0"/>
          <w:numId w:val="31"/>
        </w:numPr>
        <w:jc w:val="both"/>
      </w:pPr>
      <w:r w:rsidRPr="001D0970">
        <w:t>endereço.</w:t>
      </w:r>
    </w:p>
    <w:p w14:paraId="4457CE65" w14:textId="77777777" w:rsidR="001D0970" w:rsidRPr="001D0970" w:rsidRDefault="001D0970" w:rsidP="00864DFF">
      <w:pPr>
        <w:jc w:val="both"/>
      </w:pPr>
      <w:r w:rsidRPr="001D0970">
        <w:lastRenderedPageBreak/>
        <w:t>Pessoa jurídica também poderá utilizar as regras de atacado.</w:t>
      </w:r>
    </w:p>
    <w:p w14:paraId="7795DCDE" w14:textId="77777777" w:rsidR="001D0970" w:rsidRPr="001D0970" w:rsidRDefault="001D0970" w:rsidP="00864DFF">
      <w:pPr>
        <w:jc w:val="both"/>
      </w:pPr>
      <w:r w:rsidRPr="001D0970">
        <w:pict w14:anchorId="0002880B">
          <v:rect id="_x0000_i1453" style="width:0;height:1.5pt" o:hralign="center" o:hrstd="t" o:hr="t" fillcolor="#a0a0a0" stroked="f"/>
        </w:pict>
      </w:r>
    </w:p>
    <w:p w14:paraId="4B472B3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28. Pagamentos</w:t>
      </w:r>
    </w:p>
    <w:p w14:paraId="04525692" w14:textId="77777777" w:rsidR="001D0970" w:rsidRPr="001D0970" w:rsidRDefault="001D0970" w:rsidP="00864DFF">
      <w:pPr>
        <w:jc w:val="both"/>
      </w:pPr>
      <w:r w:rsidRPr="001D0970">
        <w:t>Integração será realizada através de gateway de pagamento.</w:t>
      </w:r>
    </w:p>
    <w:p w14:paraId="65CFD43C" w14:textId="77777777" w:rsidR="001D0970" w:rsidRPr="001D0970" w:rsidRDefault="001D0970" w:rsidP="00864DFF">
      <w:pPr>
        <w:jc w:val="both"/>
      </w:pPr>
      <w:r w:rsidRPr="001D0970">
        <w:t>Métodos planejados:</w:t>
      </w:r>
    </w:p>
    <w:p w14:paraId="710E00A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PIX</w:t>
      </w:r>
    </w:p>
    <w:p w14:paraId="413BCE00" w14:textId="77777777" w:rsidR="001D0970" w:rsidRPr="001D0970" w:rsidRDefault="001D0970" w:rsidP="00864DFF">
      <w:pPr>
        <w:jc w:val="both"/>
      </w:pPr>
      <w:r w:rsidRPr="001D0970">
        <w:t>Poderá possuir desconto configurável.</w:t>
      </w:r>
    </w:p>
    <w:p w14:paraId="2E5AACD8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Débito</w:t>
      </w:r>
    </w:p>
    <w:p w14:paraId="67A5A1F3" w14:textId="77777777" w:rsidR="001D0970" w:rsidRPr="001D0970" w:rsidRDefault="001D0970" w:rsidP="00864DFF">
      <w:pPr>
        <w:jc w:val="both"/>
      </w:pPr>
      <w:r w:rsidRPr="001D0970">
        <w:t>Preço normal, quando suportado pelo gateway escolhido.</w:t>
      </w:r>
    </w:p>
    <w:p w14:paraId="5842CC0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Crédito</w:t>
      </w:r>
    </w:p>
    <w:p w14:paraId="159B1AB1" w14:textId="77777777" w:rsidR="001D0970" w:rsidRPr="001D0970" w:rsidRDefault="001D0970" w:rsidP="00864DFF">
      <w:pPr>
        <w:jc w:val="both"/>
      </w:pPr>
      <w:r w:rsidRPr="001D0970">
        <w:t>Permitirá parcelamento e regras de acréscimo.</w:t>
      </w:r>
    </w:p>
    <w:p w14:paraId="7A5BB776" w14:textId="77777777" w:rsidR="001D0970" w:rsidRPr="001D0970" w:rsidRDefault="001D0970" w:rsidP="00864DFF">
      <w:pPr>
        <w:jc w:val="both"/>
      </w:pPr>
      <w:r w:rsidRPr="001D0970">
        <w:t>Todas as regras comerciais deverão ser alteráveis pelo administrador.</w:t>
      </w:r>
    </w:p>
    <w:p w14:paraId="2B9A2ECB" w14:textId="77777777" w:rsidR="001D0970" w:rsidRPr="001D0970" w:rsidRDefault="001D0970" w:rsidP="00864DFF">
      <w:pPr>
        <w:jc w:val="both"/>
      </w:pPr>
      <w:r w:rsidRPr="001D0970">
        <w:pict w14:anchorId="7C29C55D">
          <v:rect id="_x0000_i1454" style="width:0;height:1.5pt" o:hralign="center" o:hrstd="t" o:hr="t" fillcolor="#a0a0a0" stroked="f"/>
        </w:pict>
      </w:r>
    </w:p>
    <w:p w14:paraId="5501DE3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29. Configuração de pagamento</w:t>
      </w:r>
    </w:p>
    <w:p w14:paraId="43B6ADDC" w14:textId="77777777" w:rsidR="001D0970" w:rsidRPr="001D0970" w:rsidRDefault="001D0970" w:rsidP="00864DFF">
      <w:pPr>
        <w:jc w:val="both"/>
      </w:pPr>
      <w:r w:rsidRPr="001D0970">
        <w:t>O administrador poderá configurar, conforme suporte do gateway:</w:t>
      </w:r>
    </w:p>
    <w:p w14:paraId="5238AE82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PIX</w:t>
      </w:r>
    </w:p>
    <w:p w14:paraId="638B860B" w14:textId="77777777" w:rsidR="001D0970" w:rsidRPr="001D0970" w:rsidRDefault="001D0970" w:rsidP="00864DFF">
      <w:pPr>
        <w:numPr>
          <w:ilvl w:val="0"/>
          <w:numId w:val="32"/>
        </w:numPr>
        <w:jc w:val="both"/>
      </w:pPr>
      <w:r w:rsidRPr="001D0970">
        <w:t>ativo/inativo;</w:t>
      </w:r>
    </w:p>
    <w:p w14:paraId="7AA24582" w14:textId="77777777" w:rsidR="001D0970" w:rsidRPr="001D0970" w:rsidRDefault="001D0970" w:rsidP="00864DFF">
      <w:pPr>
        <w:numPr>
          <w:ilvl w:val="0"/>
          <w:numId w:val="32"/>
        </w:numPr>
        <w:jc w:val="both"/>
      </w:pPr>
      <w:r w:rsidRPr="001D0970">
        <w:t>desconto percentual;</w:t>
      </w:r>
    </w:p>
    <w:p w14:paraId="3E51938C" w14:textId="77777777" w:rsidR="001D0970" w:rsidRPr="001D0970" w:rsidRDefault="001D0970" w:rsidP="00864DFF">
      <w:pPr>
        <w:numPr>
          <w:ilvl w:val="0"/>
          <w:numId w:val="32"/>
        </w:numPr>
        <w:jc w:val="both"/>
      </w:pPr>
      <w:r w:rsidRPr="001D0970">
        <w:t>desconto fixo futuro.</w:t>
      </w:r>
    </w:p>
    <w:p w14:paraId="5A963D7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Débito</w:t>
      </w:r>
    </w:p>
    <w:p w14:paraId="50C21098" w14:textId="77777777" w:rsidR="001D0970" w:rsidRPr="001D0970" w:rsidRDefault="001D0970" w:rsidP="00864DFF">
      <w:pPr>
        <w:numPr>
          <w:ilvl w:val="0"/>
          <w:numId w:val="33"/>
        </w:numPr>
        <w:jc w:val="both"/>
      </w:pPr>
      <w:r w:rsidRPr="001D0970">
        <w:t>ativo/inativo.</w:t>
      </w:r>
    </w:p>
    <w:p w14:paraId="400380C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Crédito</w:t>
      </w:r>
    </w:p>
    <w:p w14:paraId="6170C2F6" w14:textId="77777777" w:rsidR="001D0970" w:rsidRPr="001D0970" w:rsidRDefault="001D0970" w:rsidP="00864DFF">
      <w:pPr>
        <w:numPr>
          <w:ilvl w:val="0"/>
          <w:numId w:val="34"/>
        </w:numPr>
        <w:jc w:val="both"/>
      </w:pPr>
      <w:r w:rsidRPr="001D0970">
        <w:t>ativo/inativo;</w:t>
      </w:r>
    </w:p>
    <w:p w14:paraId="3DF441B1" w14:textId="77777777" w:rsidR="001D0970" w:rsidRPr="001D0970" w:rsidRDefault="001D0970" w:rsidP="00864DFF">
      <w:pPr>
        <w:numPr>
          <w:ilvl w:val="0"/>
          <w:numId w:val="34"/>
        </w:numPr>
        <w:jc w:val="both"/>
      </w:pPr>
      <w:r w:rsidRPr="001D0970">
        <w:t>quantidade máxima de parcelas;</w:t>
      </w:r>
    </w:p>
    <w:p w14:paraId="5E88F379" w14:textId="77777777" w:rsidR="001D0970" w:rsidRPr="001D0970" w:rsidRDefault="001D0970" w:rsidP="00864DFF">
      <w:pPr>
        <w:numPr>
          <w:ilvl w:val="0"/>
          <w:numId w:val="34"/>
        </w:numPr>
        <w:jc w:val="both"/>
      </w:pPr>
      <w:r w:rsidRPr="001D0970">
        <w:t>parcelas sem juros;</w:t>
      </w:r>
    </w:p>
    <w:p w14:paraId="46F1506F" w14:textId="77777777" w:rsidR="001D0970" w:rsidRPr="001D0970" w:rsidRDefault="001D0970" w:rsidP="00864DFF">
      <w:pPr>
        <w:numPr>
          <w:ilvl w:val="0"/>
          <w:numId w:val="34"/>
        </w:numPr>
        <w:jc w:val="both"/>
      </w:pPr>
      <w:r w:rsidRPr="001D0970">
        <w:t>acréscimo;</w:t>
      </w:r>
    </w:p>
    <w:p w14:paraId="32A7863F" w14:textId="77777777" w:rsidR="001D0970" w:rsidRPr="001D0970" w:rsidRDefault="001D0970" w:rsidP="00864DFF">
      <w:pPr>
        <w:numPr>
          <w:ilvl w:val="0"/>
          <w:numId w:val="34"/>
        </w:numPr>
        <w:jc w:val="both"/>
      </w:pPr>
      <w:r w:rsidRPr="001D0970">
        <w:t>regras por número de parcelas.</w:t>
      </w:r>
    </w:p>
    <w:p w14:paraId="5FD5E325" w14:textId="77777777" w:rsidR="001D0970" w:rsidRPr="001D0970" w:rsidRDefault="001D0970" w:rsidP="00864DFF">
      <w:pPr>
        <w:jc w:val="both"/>
      </w:pPr>
      <w:r w:rsidRPr="001D0970">
        <w:lastRenderedPageBreak/>
        <w:t>Essas condições deverão aparecer claramente ao consumidor antes da confirmação.</w:t>
      </w:r>
    </w:p>
    <w:p w14:paraId="2B77EE7D" w14:textId="77777777" w:rsidR="001D0970" w:rsidRPr="001D0970" w:rsidRDefault="001D0970" w:rsidP="00864DFF">
      <w:pPr>
        <w:jc w:val="both"/>
      </w:pPr>
      <w:r w:rsidRPr="001D0970">
        <w:pict w14:anchorId="698589E7">
          <v:rect id="_x0000_i1455" style="width:0;height:1.5pt" o:hralign="center" o:hrstd="t" o:hr="t" fillcolor="#a0a0a0" stroked="f"/>
        </w:pict>
      </w:r>
    </w:p>
    <w:p w14:paraId="33050867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30. Frete</w:t>
      </w:r>
    </w:p>
    <w:p w14:paraId="63202CD6" w14:textId="77777777" w:rsidR="001D0970" w:rsidRPr="001D0970" w:rsidRDefault="001D0970" w:rsidP="00864DFF">
      <w:pPr>
        <w:jc w:val="both"/>
      </w:pPr>
      <w:r w:rsidRPr="001D0970">
        <w:t>O sistema deverá suportar diversas modalidades.</w:t>
      </w:r>
    </w:p>
    <w:p w14:paraId="6464EA47" w14:textId="77777777" w:rsidR="001D0970" w:rsidRPr="001D0970" w:rsidRDefault="001D0970" w:rsidP="00864DFF">
      <w:pPr>
        <w:jc w:val="both"/>
      </w:pPr>
      <w:r w:rsidRPr="001D0970">
        <w:t>Possibilidades:</w:t>
      </w:r>
    </w:p>
    <w:p w14:paraId="0E7C8C26" w14:textId="77777777" w:rsidR="001D0970" w:rsidRPr="001D0970" w:rsidRDefault="001D0970" w:rsidP="00864DFF">
      <w:pPr>
        <w:numPr>
          <w:ilvl w:val="0"/>
          <w:numId w:val="35"/>
        </w:numPr>
        <w:jc w:val="both"/>
      </w:pPr>
      <w:r w:rsidRPr="001D0970">
        <w:t>Correios;</w:t>
      </w:r>
    </w:p>
    <w:p w14:paraId="5B1945ED" w14:textId="77777777" w:rsidR="001D0970" w:rsidRPr="001D0970" w:rsidRDefault="001D0970" w:rsidP="00864DFF">
      <w:pPr>
        <w:numPr>
          <w:ilvl w:val="0"/>
          <w:numId w:val="35"/>
        </w:numPr>
        <w:jc w:val="both"/>
      </w:pPr>
      <w:r w:rsidRPr="001D0970">
        <w:t>transportadoras;</w:t>
      </w:r>
    </w:p>
    <w:p w14:paraId="739C70CF" w14:textId="77777777" w:rsidR="001D0970" w:rsidRPr="001D0970" w:rsidRDefault="001D0970" w:rsidP="00864DFF">
      <w:pPr>
        <w:numPr>
          <w:ilvl w:val="0"/>
          <w:numId w:val="35"/>
        </w:numPr>
        <w:jc w:val="both"/>
      </w:pPr>
      <w:r w:rsidRPr="001D0970">
        <w:t>operadores agregadores;</w:t>
      </w:r>
    </w:p>
    <w:p w14:paraId="53A09BA0" w14:textId="77777777" w:rsidR="001D0970" w:rsidRPr="001D0970" w:rsidRDefault="001D0970" w:rsidP="00864DFF">
      <w:pPr>
        <w:numPr>
          <w:ilvl w:val="0"/>
          <w:numId w:val="35"/>
        </w:numPr>
        <w:jc w:val="both"/>
      </w:pPr>
      <w:r w:rsidRPr="001D0970">
        <w:t>motoboy no DF;</w:t>
      </w:r>
    </w:p>
    <w:p w14:paraId="537F2EA7" w14:textId="77777777" w:rsidR="001D0970" w:rsidRPr="001D0970" w:rsidRDefault="001D0970" w:rsidP="00864DFF">
      <w:pPr>
        <w:numPr>
          <w:ilvl w:val="0"/>
          <w:numId w:val="35"/>
        </w:numPr>
        <w:jc w:val="both"/>
      </w:pPr>
      <w:r w:rsidRPr="001D0970">
        <w:t>retirada no local, quando ativada.</w:t>
      </w:r>
    </w:p>
    <w:p w14:paraId="512D9B3A" w14:textId="77777777" w:rsidR="001D0970" w:rsidRPr="001D0970" w:rsidRDefault="001D0970" w:rsidP="00864DFF">
      <w:pPr>
        <w:jc w:val="both"/>
      </w:pPr>
      <w:r w:rsidRPr="001D0970">
        <w:t>O administrador poderá ativar/desativar cada modalidade.</w:t>
      </w:r>
    </w:p>
    <w:p w14:paraId="5DA8E2C0" w14:textId="77777777" w:rsidR="001D0970" w:rsidRPr="001D0970" w:rsidRDefault="001D0970" w:rsidP="00864DFF">
      <w:pPr>
        <w:jc w:val="both"/>
      </w:pPr>
      <w:r w:rsidRPr="001D0970">
        <w:pict w14:anchorId="43085A21">
          <v:rect id="_x0000_i1456" style="width:0;height:1.5pt" o:hralign="center" o:hrstd="t" o:hr="t" fillcolor="#a0a0a0" stroked="f"/>
        </w:pict>
      </w:r>
    </w:p>
    <w:p w14:paraId="330FC20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31. Frete grátis</w:t>
      </w:r>
    </w:p>
    <w:p w14:paraId="7E9478E9" w14:textId="77777777" w:rsidR="001D0970" w:rsidRPr="001D0970" w:rsidRDefault="001D0970" w:rsidP="00864DFF">
      <w:pPr>
        <w:jc w:val="both"/>
      </w:pPr>
      <w:r w:rsidRPr="001D0970">
        <w:t>O administrador poderá configurar:</w:t>
      </w:r>
    </w:p>
    <w:p w14:paraId="20EF7D14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Frete grátis acima de R$ X</w:t>
      </w:r>
    </w:p>
    <w:p w14:paraId="1E9E3A9D" w14:textId="77777777" w:rsidR="001D0970" w:rsidRPr="001D0970" w:rsidRDefault="001D0970" w:rsidP="00864DFF">
      <w:pPr>
        <w:jc w:val="both"/>
      </w:pPr>
      <w:r w:rsidRPr="001D0970">
        <w:t>O valor não ficará fixado no código.</w:t>
      </w:r>
    </w:p>
    <w:p w14:paraId="373B646A" w14:textId="77777777" w:rsidR="001D0970" w:rsidRPr="001D0970" w:rsidRDefault="001D0970" w:rsidP="00864DFF">
      <w:pPr>
        <w:jc w:val="both"/>
      </w:pPr>
      <w:r w:rsidRPr="001D0970">
        <w:t>A estrutura deverá permitir futuramente regras por:</w:t>
      </w:r>
    </w:p>
    <w:p w14:paraId="7C880601" w14:textId="77777777" w:rsidR="001D0970" w:rsidRPr="001D0970" w:rsidRDefault="001D0970" w:rsidP="00864DFF">
      <w:pPr>
        <w:numPr>
          <w:ilvl w:val="0"/>
          <w:numId w:val="36"/>
        </w:numPr>
        <w:jc w:val="both"/>
      </w:pPr>
      <w:r w:rsidRPr="001D0970">
        <w:t>região;</w:t>
      </w:r>
    </w:p>
    <w:p w14:paraId="095B49DB" w14:textId="77777777" w:rsidR="001D0970" w:rsidRPr="001D0970" w:rsidRDefault="001D0970" w:rsidP="00864DFF">
      <w:pPr>
        <w:numPr>
          <w:ilvl w:val="0"/>
          <w:numId w:val="36"/>
        </w:numPr>
        <w:jc w:val="both"/>
      </w:pPr>
      <w:r w:rsidRPr="001D0970">
        <w:t>CEP;</w:t>
      </w:r>
    </w:p>
    <w:p w14:paraId="0E2D02D8" w14:textId="77777777" w:rsidR="001D0970" w:rsidRPr="001D0970" w:rsidRDefault="001D0970" w:rsidP="00864DFF">
      <w:pPr>
        <w:numPr>
          <w:ilvl w:val="0"/>
          <w:numId w:val="36"/>
        </w:numPr>
        <w:jc w:val="both"/>
      </w:pPr>
      <w:r w:rsidRPr="001D0970">
        <w:t>estado;</w:t>
      </w:r>
    </w:p>
    <w:p w14:paraId="6FD2D95B" w14:textId="77777777" w:rsidR="001D0970" w:rsidRPr="001D0970" w:rsidRDefault="001D0970" w:rsidP="00864DFF">
      <w:pPr>
        <w:numPr>
          <w:ilvl w:val="0"/>
          <w:numId w:val="36"/>
        </w:numPr>
        <w:jc w:val="both"/>
      </w:pPr>
      <w:r w:rsidRPr="001D0970">
        <w:t>produto;</w:t>
      </w:r>
    </w:p>
    <w:p w14:paraId="06E95D71" w14:textId="77777777" w:rsidR="001D0970" w:rsidRPr="001D0970" w:rsidRDefault="001D0970" w:rsidP="00864DFF">
      <w:pPr>
        <w:numPr>
          <w:ilvl w:val="0"/>
          <w:numId w:val="36"/>
        </w:numPr>
        <w:jc w:val="both"/>
      </w:pPr>
      <w:r w:rsidRPr="001D0970">
        <w:t>campanha.</w:t>
      </w:r>
    </w:p>
    <w:p w14:paraId="41B26263" w14:textId="77777777" w:rsidR="001D0970" w:rsidRPr="001D0970" w:rsidRDefault="001D0970" w:rsidP="00864DFF">
      <w:pPr>
        <w:jc w:val="both"/>
      </w:pPr>
      <w:r w:rsidRPr="001D0970">
        <w:pict w14:anchorId="32767D74">
          <v:rect id="_x0000_i1457" style="width:0;height:1.5pt" o:hralign="center" o:hrstd="t" o:hr="t" fillcolor="#a0a0a0" stroked="f"/>
        </w:pict>
      </w:r>
    </w:p>
    <w:p w14:paraId="73753B7D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32. Retirada presencial</w:t>
      </w:r>
    </w:p>
    <w:p w14:paraId="73782E35" w14:textId="77777777" w:rsidR="001D0970" w:rsidRPr="001D0970" w:rsidRDefault="001D0970" w:rsidP="00864DFF">
      <w:pPr>
        <w:jc w:val="both"/>
      </w:pPr>
      <w:r w:rsidRPr="001D0970">
        <w:t>A funcionalidade será implementável e possuirá:</w:t>
      </w:r>
    </w:p>
    <w:p w14:paraId="64919493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Ativo / Inativo</w:t>
      </w:r>
    </w:p>
    <w:p w14:paraId="3FFDA5D7" w14:textId="77777777" w:rsidR="001D0970" w:rsidRPr="001D0970" w:rsidRDefault="001D0970" w:rsidP="00864DFF">
      <w:pPr>
        <w:jc w:val="both"/>
      </w:pPr>
      <w:r w:rsidRPr="001D0970">
        <w:lastRenderedPageBreak/>
        <w:t>Assim, caso a loja física seja encerrada, basta desabilitar a retirada sem alterar o site.</w:t>
      </w:r>
    </w:p>
    <w:p w14:paraId="00D00C2A" w14:textId="77777777" w:rsidR="001D0970" w:rsidRPr="001D0970" w:rsidRDefault="001D0970" w:rsidP="00864DFF">
      <w:pPr>
        <w:jc w:val="both"/>
      </w:pPr>
      <w:r w:rsidRPr="001D0970">
        <w:pict w14:anchorId="06B7A057">
          <v:rect id="_x0000_i1458" style="width:0;height:1.5pt" o:hralign="center" o:hrstd="t" o:hr="t" fillcolor="#a0a0a0" stroked="f"/>
        </w:pict>
      </w:r>
    </w:p>
    <w:p w14:paraId="486F5FA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33. Rastreamento</w:t>
      </w:r>
    </w:p>
    <w:p w14:paraId="73B6676E" w14:textId="77777777" w:rsidR="001D0970" w:rsidRPr="001D0970" w:rsidRDefault="001D0970" w:rsidP="00864DFF">
      <w:pPr>
        <w:jc w:val="both"/>
      </w:pPr>
      <w:r w:rsidRPr="001D0970">
        <w:t>Área:</w:t>
      </w:r>
    </w:p>
    <w:p w14:paraId="37AAEEBB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Minha conta → Meus pedidos → Acompanhar pedido</w:t>
      </w:r>
    </w:p>
    <w:p w14:paraId="33955ADE" w14:textId="77777777" w:rsidR="001D0970" w:rsidRPr="001D0970" w:rsidRDefault="001D0970" w:rsidP="00864DFF">
      <w:pPr>
        <w:jc w:val="both"/>
      </w:pPr>
      <w:r w:rsidRPr="001D0970">
        <w:t>O cliente visualizará o andamento obtido do operador logístico.</w:t>
      </w:r>
    </w:p>
    <w:p w14:paraId="03CBD5D0" w14:textId="77777777" w:rsidR="001D0970" w:rsidRPr="001D0970" w:rsidRDefault="001D0970" w:rsidP="00864DFF">
      <w:pPr>
        <w:jc w:val="both"/>
      </w:pPr>
      <w:r w:rsidRPr="001D0970">
        <w:t>Exemplo:</w:t>
      </w:r>
    </w:p>
    <w:p w14:paraId="3DD633E6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Pedido preparado</w:t>
      </w:r>
    </w:p>
    <w:p w14:paraId="5D91E641" w14:textId="77777777" w:rsidR="001D0970" w:rsidRPr="001D0970" w:rsidRDefault="001D0970" w:rsidP="00864DFF">
      <w:pPr>
        <w:jc w:val="both"/>
      </w:pPr>
      <w:r w:rsidRPr="001D0970">
        <w:t>↓</w:t>
      </w:r>
    </w:p>
    <w:p w14:paraId="413B3470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Postado</w:t>
      </w:r>
    </w:p>
    <w:p w14:paraId="17578AF3" w14:textId="77777777" w:rsidR="001D0970" w:rsidRPr="001D0970" w:rsidRDefault="001D0970" w:rsidP="00864DFF">
      <w:pPr>
        <w:jc w:val="both"/>
      </w:pPr>
      <w:r w:rsidRPr="001D0970">
        <w:t>↓</w:t>
      </w:r>
    </w:p>
    <w:p w14:paraId="147A5316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Em trânsito</w:t>
      </w:r>
    </w:p>
    <w:p w14:paraId="33D23F6C" w14:textId="77777777" w:rsidR="001D0970" w:rsidRPr="001D0970" w:rsidRDefault="001D0970" w:rsidP="00864DFF">
      <w:pPr>
        <w:jc w:val="both"/>
      </w:pPr>
      <w:r w:rsidRPr="001D0970">
        <w:t>↓</w:t>
      </w:r>
    </w:p>
    <w:p w14:paraId="23D7D034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Saiu para entrega</w:t>
      </w:r>
    </w:p>
    <w:p w14:paraId="295B16AF" w14:textId="77777777" w:rsidR="001D0970" w:rsidRPr="001D0970" w:rsidRDefault="001D0970" w:rsidP="00864DFF">
      <w:pPr>
        <w:jc w:val="both"/>
      </w:pPr>
      <w:r w:rsidRPr="001D0970">
        <w:t>↓</w:t>
      </w:r>
    </w:p>
    <w:p w14:paraId="26820F78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Entregue</w:t>
      </w:r>
    </w:p>
    <w:p w14:paraId="6698248A" w14:textId="77777777" w:rsidR="001D0970" w:rsidRPr="001D0970" w:rsidRDefault="001D0970" w:rsidP="00864DFF">
      <w:pPr>
        <w:jc w:val="both"/>
      </w:pPr>
      <w:r w:rsidRPr="001D0970">
        <w:pict w14:anchorId="4D8ECAE0">
          <v:rect id="_x0000_i1459" style="width:0;height:1.5pt" o:hralign="center" o:hrstd="t" o:hr="t" fillcolor="#a0a0a0" stroked="f"/>
        </w:pict>
      </w:r>
    </w:p>
    <w:p w14:paraId="75BEB9F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34. Etiqueta</w:t>
      </w:r>
    </w:p>
    <w:p w14:paraId="30F03D66" w14:textId="77777777" w:rsidR="001D0970" w:rsidRPr="001D0970" w:rsidRDefault="001D0970" w:rsidP="00864DFF">
      <w:pPr>
        <w:jc w:val="both"/>
      </w:pPr>
      <w:r w:rsidRPr="001D0970">
        <w:t>O funcionário poderá gerar/imprimir a etiqueta necessária para a embalagem.</w:t>
      </w:r>
    </w:p>
    <w:p w14:paraId="0B704CCC" w14:textId="77777777" w:rsidR="001D0970" w:rsidRPr="001D0970" w:rsidRDefault="001D0970" w:rsidP="00864DFF">
      <w:pPr>
        <w:jc w:val="both"/>
      </w:pPr>
      <w:r w:rsidRPr="001D0970">
        <w:t>A emissão de nota fiscal não fará parte da primeira versão.</w:t>
      </w:r>
    </w:p>
    <w:p w14:paraId="6E3EE04F" w14:textId="77777777" w:rsidR="001D0970" w:rsidRPr="001D0970" w:rsidRDefault="001D0970" w:rsidP="00864DFF">
      <w:pPr>
        <w:jc w:val="both"/>
      </w:pPr>
      <w:r w:rsidRPr="001D0970">
        <w:pict w14:anchorId="7A09BFB9">
          <v:rect id="_x0000_i1460" style="width:0;height:1.5pt" o:hralign="center" o:hrstd="t" o:hr="t" fillcolor="#a0a0a0" stroked="f"/>
        </w:pict>
      </w:r>
    </w:p>
    <w:p w14:paraId="7D302B5C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35. Nota fiscal</w:t>
      </w:r>
    </w:p>
    <w:p w14:paraId="3BFC6195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Versão inicial</w:t>
      </w:r>
    </w:p>
    <w:p w14:paraId="5C386007" w14:textId="77777777" w:rsidR="001D0970" w:rsidRPr="001D0970" w:rsidRDefault="001D0970" w:rsidP="00864DFF">
      <w:pPr>
        <w:jc w:val="both"/>
      </w:pPr>
      <w:r w:rsidRPr="001D0970">
        <w:t>NF continuará sendo emitida pelo sistema atualmente utilizado pela empresa.</w:t>
      </w:r>
    </w:p>
    <w:p w14:paraId="79C8D0A5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Futuro</w:t>
      </w:r>
    </w:p>
    <w:p w14:paraId="27F93D8F" w14:textId="77777777" w:rsidR="001D0970" w:rsidRPr="001D0970" w:rsidRDefault="001D0970" w:rsidP="00864DFF">
      <w:pPr>
        <w:jc w:val="both"/>
      </w:pPr>
      <w:r w:rsidRPr="001D0970">
        <w:t xml:space="preserve">Integrar emissão fiscal diretamente ao Info Trilhas </w:t>
      </w:r>
      <w:proofErr w:type="spellStart"/>
      <w:r w:rsidRPr="001D0970">
        <w:t>Commerce</w:t>
      </w:r>
      <w:proofErr w:type="spellEnd"/>
      <w:r w:rsidRPr="001D0970">
        <w:t>, eliminando o sistema externo quando tecnicamente e fiscalmente viável.</w:t>
      </w:r>
    </w:p>
    <w:p w14:paraId="1FBB54EB" w14:textId="77777777" w:rsidR="001D0970" w:rsidRPr="001D0970" w:rsidRDefault="001D0970" w:rsidP="00864DFF">
      <w:pPr>
        <w:jc w:val="both"/>
      </w:pPr>
      <w:r w:rsidRPr="001D0970">
        <w:lastRenderedPageBreak/>
        <w:t>A arquitetura será preparada para permitir essa integração futura.</w:t>
      </w:r>
    </w:p>
    <w:p w14:paraId="70B57729" w14:textId="77777777" w:rsidR="001D0970" w:rsidRPr="001D0970" w:rsidRDefault="001D0970" w:rsidP="00864DFF">
      <w:pPr>
        <w:jc w:val="both"/>
      </w:pPr>
      <w:r w:rsidRPr="001D0970">
        <w:pict w14:anchorId="630D1FEE">
          <v:rect id="_x0000_i1461" style="width:0;height:1.5pt" o:hralign="center" o:hrstd="t" o:hr="t" fillcolor="#a0a0a0" stroked="f"/>
        </w:pict>
      </w:r>
    </w:p>
    <w:p w14:paraId="7CA95E25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36. Status dos pedidos</w:t>
      </w:r>
    </w:p>
    <w:p w14:paraId="088DB432" w14:textId="77777777" w:rsidR="001D0970" w:rsidRPr="001D0970" w:rsidRDefault="001D0970" w:rsidP="00864DFF">
      <w:pPr>
        <w:jc w:val="both"/>
      </w:pPr>
      <w:r w:rsidRPr="001D0970">
        <w:t>Status principais:</w:t>
      </w:r>
    </w:p>
    <w:p w14:paraId="3F46944B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Aguardando pagamento</w:t>
      </w:r>
    </w:p>
    <w:p w14:paraId="11B3C895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Pagamento aprovado</w:t>
      </w:r>
    </w:p>
    <w:p w14:paraId="3922AC9C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Em separação</w:t>
      </w:r>
    </w:p>
    <w:p w14:paraId="0244A428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Pronto para envio</w:t>
      </w:r>
    </w:p>
    <w:p w14:paraId="1E5A50F3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Enviado</w:t>
      </w:r>
    </w:p>
    <w:p w14:paraId="09E03986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Em trânsito</w:t>
      </w:r>
    </w:p>
    <w:p w14:paraId="7A0B797B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Saiu para entrega</w:t>
      </w:r>
    </w:p>
    <w:p w14:paraId="25405F8B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Entregue</w:t>
      </w:r>
    </w:p>
    <w:p w14:paraId="319E14B7" w14:textId="77777777" w:rsidR="001D0970" w:rsidRPr="001D0970" w:rsidRDefault="001D0970" w:rsidP="00864DFF">
      <w:pPr>
        <w:numPr>
          <w:ilvl w:val="0"/>
          <w:numId w:val="37"/>
        </w:numPr>
        <w:jc w:val="both"/>
      </w:pPr>
      <w:r w:rsidRPr="001D0970">
        <w:t>Concluído</w:t>
      </w:r>
    </w:p>
    <w:p w14:paraId="188D7352" w14:textId="77777777" w:rsidR="001D0970" w:rsidRPr="001D0970" w:rsidRDefault="001D0970" w:rsidP="00864DFF">
      <w:pPr>
        <w:jc w:val="both"/>
      </w:pPr>
      <w:r w:rsidRPr="001D0970">
        <w:t>Estados adicionais:</w:t>
      </w:r>
    </w:p>
    <w:p w14:paraId="058DC52B" w14:textId="77777777" w:rsidR="001D0970" w:rsidRPr="001D0970" w:rsidRDefault="001D0970" w:rsidP="00864DFF">
      <w:pPr>
        <w:numPr>
          <w:ilvl w:val="0"/>
          <w:numId w:val="38"/>
        </w:numPr>
        <w:jc w:val="both"/>
      </w:pPr>
      <w:r w:rsidRPr="001D0970">
        <w:t>pagamento recusado;</w:t>
      </w:r>
    </w:p>
    <w:p w14:paraId="2AD1B4D3" w14:textId="77777777" w:rsidR="001D0970" w:rsidRPr="001D0970" w:rsidRDefault="001D0970" w:rsidP="00864DFF">
      <w:pPr>
        <w:numPr>
          <w:ilvl w:val="0"/>
          <w:numId w:val="38"/>
        </w:numPr>
        <w:jc w:val="both"/>
      </w:pPr>
      <w:r w:rsidRPr="001D0970">
        <w:t>pagamento expirado;</w:t>
      </w:r>
    </w:p>
    <w:p w14:paraId="4A12D0F4" w14:textId="77777777" w:rsidR="001D0970" w:rsidRPr="001D0970" w:rsidRDefault="001D0970" w:rsidP="00864DFF">
      <w:pPr>
        <w:numPr>
          <w:ilvl w:val="0"/>
          <w:numId w:val="38"/>
        </w:numPr>
        <w:jc w:val="both"/>
      </w:pPr>
      <w:r w:rsidRPr="001D0970">
        <w:t>cancelado;</w:t>
      </w:r>
    </w:p>
    <w:p w14:paraId="4EE6F35C" w14:textId="77777777" w:rsidR="001D0970" w:rsidRPr="001D0970" w:rsidRDefault="001D0970" w:rsidP="00864DFF">
      <w:pPr>
        <w:numPr>
          <w:ilvl w:val="0"/>
          <w:numId w:val="38"/>
        </w:numPr>
        <w:jc w:val="both"/>
      </w:pPr>
      <w:r w:rsidRPr="001D0970">
        <w:t>troca solicitada;</w:t>
      </w:r>
    </w:p>
    <w:p w14:paraId="0D12FEA5" w14:textId="77777777" w:rsidR="001D0970" w:rsidRPr="001D0970" w:rsidRDefault="001D0970" w:rsidP="00864DFF">
      <w:pPr>
        <w:numPr>
          <w:ilvl w:val="0"/>
          <w:numId w:val="38"/>
        </w:numPr>
        <w:jc w:val="both"/>
      </w:pPr>
      <w:r w:rsidRPr="001D0970">
        <w:t>devolução solicitada;</w:t>
      </w:r>
    </w:p>
    <w:p w14:paraId="2CBFBAD6" w14:textId="77777777" w:rsidR="001D0970" w:rsidRPr="001D0970" w:rsidRDefault="001D0970" w:rsidP="00864DFF">
      <w:pPr>
        <w:numPr>
          <w:ilvl w:val="0"/>
          <w:numId w:val="38"/>
        </w:numPr>
        <w:jc w:val="both"/>
      </w:pPr>
      <w:r w:rsidRPr="001D0970">
        <w:t>reembolso solicitado;</w:t>
      </w:r>
    </w:p>
    <w:p w14:paraId="526F74BD" w14:textId="77777777" w:rsidR="001D0970" w:rsidRPr="001D0970" w:rsidRDefault="001D0970" w:rsidP="00864DFF">
      <w:pPr>
        <w:numPr>
          <w:ilvl w:val="0"/>
          <w:numId w:val="38"/>
        </w:numPr>
        <w:jc w:val="both"/>
      </w:pPr>
      <w:r w:rsidRPr="001D0970">
        <w:t>reembolsado.</w:t>
      </w:r>
    </w:p>
    <w:p w14:paraId="18DE5E10" w14:textId="77777777" w:rsidR="001D0970" w:rsidRPr="001D0970" w:rsidRDefault="001D0970" w:rsidP="00864DFF">
      <w:pPr>
        <w:jc w:val="both"/>
      </w:pPr>
      <w:r w:rsidRPr="001D0970">
        <w:pict w14:anchorId="098ED3E4">
          <v:rect id="_x0000_i1462" style="width:0;height:1.5pt" o:hralign="center" o:hrstd="t" o:hr="t" fillcolor="#a0a0a0" stroked="f"/>
        </w:pict>
      </w:r>
    </w:p>
    <w:p w14:paraId="25CB58C4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37. Troca e devolução</w:t>
      </w:r>
    </w:p>
    <w:p w14:paraId="05191F96" w14:textId="77777777" w:rsidR="001D0970" w:rsidRPr="001D0970" w:rsidRDefault="001D0970" w:rsidP="00864DFF">
      <w:pPr>
        <w:jc w:val="both"/>
      </w:pPr>
      <w:r w:rsidRPr="001D0970">
        <w:t>O sistema diferenciará:</w:t>
      </w:r>
    </w:p>
    <w:p w14:paraId="2FDD82CD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Troca</w:t>
      </w:r>
    </w:p>
    <w:p w14:paraId="5FEFCCFC" w14:textId="77777777" w:rsidR="001D0970" w:rsidRPr="001D0970" w:rsidRDefault="001D0970" w:rsidP="00864DFF">
      <w:pPr>
        <w:jc w:val="both"/>
      </w:pPr>
      <w:r w:rsidRPr="001D0970">
        <w:t>Exemplo:</w:t>
      </w:r>
    </w:p>
    <w:p w14:paraId="0D97C993" w14:textId="77777777" w:rsidR="001D0970" w:rsidRPr="001D0970" w:rsidRDefault="001D0970" w:rsidP="00864DFF">
      <w:pPr>
        <w:numPr>
          <w:ilvl w:val="0"/>
          <w:numId w:val="39"/>
        </w:numPr>
        <w:jc w:val="both"/>
      </w:pPr>
      <w:r w:rsidRPr="001D0970">
        <w:t>tamanho;</w:t>
      </w:r>
    </w:p>
    <w:p w14:paraId="131CC0B5" w14:textId="77777777" w:rsidR="001D0970" w:rsidRPr="001D0970" w:rsidRDefault="001D0970" w:rsidP="00864DFF">
      <w:pPr>
        <w:numPr>
          <w:ilvl w:val="0"/>
          <w:numId w:val="39"/>
        </w:numPr>
        <w:jc w:val="both"/>
      </w:pPr>
      <w:r w:rsidRPr="001D0970">
        <w:lastRenderedPageBreak/>
        <w:t>cor;</w:t>
      </w:r>
    </w:p>
    <w:p w14:paraId="51198AFD" w14:textId="77777777" w:rsidR="001D0970" w:rsidRPr="001D0970" w:rsidRDefault="001D0970" w:rsidP="00864DFF">
      <w:pPr>
        <w:numPr>
          <w:ilvl w:val="0"/>
          <w:numId w:val="39"/>
        </w:numPr>
        <w:jc w:val="both"/>
      </w:pPr>
      <w:r w:rsidRPr="001D0970">
        <w:t>outro produto.</w:t>
      </w:r>
    </w:p>
    <w:p w14:paraId="5BF5DE54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Devolução / arrependimento</w:t>
      </w:r>
    </w:p>
    <w:p w14:paraId="025F353B" w14:textId="77777777" w:rsidR="001D0970" w:rsidRPr="001D0970" w:rsidRDefault="001D0970" w:rsidP="00864DFF">
      <w:pPr>
        <w:jc w:val="both"/>
      </w:pPr>
      <w:r w:rsidRPr="001D0970">
        <w:t>Fluxo relacionado ao direito aplicável às compras realizadas online.</w:t>
      </w:r>
    </w:p>
    <w:p w14:paraId="1989BD7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Defeito</w:t>
      </w:r>
    </w:p>
    <w:p w14:paraId="5435B447" w14:textId="77777777" w:rsidR="001D0970" w:rsidRPr="001D0970" w:rsidRDefault="001D0970" w:rsidP="00864DFF">
      <w:pPr>
        <w:jc w:val="both"/>
      </w:pPr>
      <w:r w:rsidRPr="001D0970">
        <w:t>Tratado separadamente.</w:t>
      </w:r>
    </w:p>
    <w:p w14:paraId="2B51EDEC" w14:textId="77777777" w:rsidR="001D0970" w:rsidRPr="001D0970" w:rsidRDefault="001D0970" w:rsidP="00864DFF">
      <w:pPr>
        <w:jc w:val="both"/>
      </w:pPr>
      <w:r w:rsidRPr="001D0970">
        <w:t>Caminho:</w:t>
      </w:r>
    </w:p>
    <w:p w14:paraId="01214051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Minha conta → Meus pedidos → Selecionar pedido → Solicitar troca/devolução</w:t>
      </w:r>
    </w:p>
    <w:p w14:paraId="73AD2523" w14:textId="77777777" w:rsidR="001D0970" w:rsidRPr="001D0970" w:rsidRDefault="001D0970" w:rsidP="00864DFF">
      <w:pPr>
        <w:jc w:val="both"/>
      </w:pPr>
      <w:r w:rsidRPr="001D0970">
        <w:t>O atendimento acompanhará todo o processo pelo painel.</w:t>
      </w:r>
    </w:p>
    <w:p w14:paraId="54769505" w14:textId="77777777" w:rsidR="001D0970" w:rsidRPr="001D0970" w:rsidRDefault="001D0970" w:rsidP="00864DFF">
      <w:pPr>
        <w:jc w:val="both"/>
      </w:pPr>
      <w:r w:rsidRPr="001D0970">
        <w:pict w14:anchorId="476390EB">
          <v:rect id="_x0000_i1463" style="width:0;height:1.5pt" o:hralign="center" o:hrstd="t" o:hr="t" fillcolor="#a0a0a0" stroked="f"/>
        </w:pict>
      </w:r>
    </w:p>
    <w:p w14:paraId="643FB602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38. Avaliações</w:t>
      </w:r>
    </w:p>
    <w:p w14:paraId="7B3658B8" w14:textId="77777777" w:rsidR="001D0970" w:rsidRPr="001D0970" w:rsidRDefault="001D0970" w:rsidP="00864DFF">
      <w:pPr>
        <w:jc w:val="both"/>
      </w:pPr>
      <w:r w:rsidRPr="001D0970">
        <w:t>Somente compradores reais poderão avaliar.</w:t>
      </w:r>
    </w:p>
    <w:p w14:paraId="6EF67D8E" w14:textId="77777777" w:rsidR="001D0970" w:rsidRPr="001D0970" w:rsidRDefault="001D0970" w:rsidP="00864DFF">
      <w:pPr>
        <w:jc w:val="both"/>
      </w:pPr>
      <w:r w:rsidRPr="001D0970">
        <w:t>Cada avaliação poderá conter:</w:t>
      </w:r>
    </w:p>
    <w:p w14:paraId="013BB464" w14:textId="77777777" w:rsidR="001D0970" w:rsidRPr="001D0970" w:rsidRDefault="001D0970" w:rsidP="00864DFF">
      <w:pPr>
        <w:numPr>
          <w:ilvl w:val="0"/>
          <w:numId w:val="40"/>
        </w:numPr>
        <w:jc w:val="both"/>
      </w:pPr>
      <w:r w:rsidRPr="001D0970">
        <w:t>1 a 5 estrelas;</w:t>
      </w:r>
    </w:p>
    <w:p w14:paraId="6A8400EB" w14:textId="77777777" w:rsidR="001D0970" w:rsidRPr="001D0970" w:rsidRDefault="001D0970" w:rsidP="00864DFF">
      <w:pPr>
        <w:numPr>
          <w:ilvl w:val="0"/>
          <w:numId w:val="40"/>
        </w:numPr>
        <w:jc w:val="both"/>
      </w:pPr>
      <w:r w:rsidRPr="001D0970">
        <w:t>comentário;</w:t>
      </w:r>
    </w:p>
    <w:p w14:paraId="65243819" w14:textId="77777777" w:rsidR="001D0970" w:rsidRPr="001D0970" w:rsidRDefault="001D0970" w:rsidP="00864DFF">
      <w:pPr>
        <w:numPr>
          <w:ilvl w:val="0"/>
          <w:numId w:val="40"/>
        </w:numPr>
        <w:jc w:val="both"/>
      </w:pPr>
      <w:r w:rsidRPr="001D0970">
        <w:t>fotografias;</w:t>
      </w:r>
    </w:p>
    <w:p w14:paraId="3988FEA2" w14:textId="77777777" w:rsidR="001D0970" w:rsidRPr="001D0970" w:rsidRDefault="001D0970" w:rsidP="00864DFF">
      <w:pPr>
        <w:numPr>
          <w:ilvl w:val="0"/>
          <w:numId w:val="40"/>
        </w:numPr>
        <w:jc w:val="both"/>
      </w:pPr>
      <w:r w:rsidRPr="001D0970">
        <w:t>data;</w:t>
      </w:r>
    </w:p>
    <w:p w14:paraId="579D67BD" w14:textId="77777777" w:rsidR="001D0970" w:rsidRPr="001D0970" w:rsidRDefault="001D0970" w:rsidP="00864DFF">
      <w:pPr>
        <w:numPr>
          <w:ilvl w:val="0"/>
          <w:numId w:val="40"/>
        </w:numPr>
        <w:jc w:val="both"/>
      </w:pPr>
      <w:r w:rsidRPr="001D0970">
        <w:t>indicação de compra verificada.</w:t>
      </w:r>
    </w:p>
    <w:p w14:paraId="4CA1A429" w14:textId="77777777" w:rsidR="001D0970" w:rsidRPr="001D0970" w:rsidRDefault="001D0970" w:rsidP="00864DFF">
      <w:pPr>
        <w:jc w:val="both"/>
      </w:pPr>
      <w:r w:rsidRPr="001D0970">
        <w:t>Exemplo:</w:t>
      </w:r>
    </w:p>
    <w:p w14:paraId="7023A550" w14:textId="77777777" w:rsidR="001D0970" w:rsidRPr="001D0970" w:rsidRDefault="001D0970" w:rsidP="00864DFF">
      <w:pPr>
        <w:jc w:val="both"/>
      </w:pPr>
      <w:r w:rsidRPr="001D0970">
        <w:rPr>
          <w:rFonts w:ascii="Segoe UI Emoji" w:hAnsi="Segoe UI Emoji" w:cs="Segoe UI Emoji"/>
        </w:rPr>
        <w:t>⭐⭐⭐⭐⭐</w:t>
      </w:r>
      <w:r w:rsidRPr="001D0970">
        <w:br/>
      </w:r>
      <w:r w:rsidRPr="001D0970">
        <w:rPr>
          <w:b/>
          <w:bCs/>
        </w:rPr>
        <w:t>Compra verificada</w:t>
      </w:r>
    </w:p>
    <w:p w14:paraId="2289E7E6" w14:textId="77777777" w:rsidR="001D0970" w:rsidRPr="001D0970" w:rsidRDefault="001D0970" w:rsidP="00864DFF">
      <w:pPr>
        <w:jc w:val="both"/>
      </w:pPr>
      <w:r w:rsidRPr="001D0970">
        <w:t>Avaliações fraudulentas criadas manualmente não farão parte da plataforma.</w:t>
      </w:r>
    </w:p>
    <w:p w14:paraId="1F922385" w14:textId="77777777" w:rsidR="001D0970" w:rsidRPr="001D0970" w:rsidRDefault="001D0970" w:rsidP="00864DFF">
      <w:pPr>
        <w:jc w:val="both"/>
      </w:pPr>
      <w:r w:rsidRPr="001D0970">
        <w:pict w14:anchorId="51BB5EF6">
          <v:rect id="_x0000_i1464" style="width:0;height:1.5pt" o:hralign="center" o:hrstd="t" o:hr="t" fillcolor="#a0a0a0" stroked="f"/>
        </w:pict>
      </w:r>
    </w:p>
    <w:p w14:paraId="44696B4D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39. Perguntas públicas</w:t>
      </w:r>
    </w:p>
    <w:p w14:paraId="1B46357A" w14:textId="77777777" w:rsidR="001D0970" w:rsidRPr="001D0970" w:rsidRDefault="001D0970" w:rsidP="00864DFF">
      <w:pPr>
        <w:jc w:val="both"/>
      </w:pPr>
      <w:r w:rsidRPr="001D0970">
        <w:t>Na página do produto:</w:t>
      </w:r>
    </w:p>
    <w:p w14:paraId="6F7E4E40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Perguntas sobre o produto</w:t>
      </w:r>
    </w:p>
    <w:p w14:paraId="5B8CF1A6" w14:textId="77777777" w:rsidR="001D0970" w:rsidRPr="001D0970" w:rsidRDefault="001D0970" w:rsidP="00864DFF">
      <w:pPr>
        <w:jc w:val="both"/>
      </w:pPr>
      <w:r w:rsidRPr="001D0970">
        <w:t>Clientes poderão enviar perguntas.</w:t>
      </w:r>
    </w:p>
    <w:p w14:paraId="491F45A5" w14:textId="77777777" w:rsidR="001D0970" w:rsidRPr="001D0970" w:rsidRDefault="001D0970" w:rsidP="00864DFF">
      <w:pPr>
        <w:jc w:val="both"/>
      </w:pPr>
      <w:r w:rsidRPr="001D0970">
        <w:lastRenderedPageBreak/>
        <w:t>A Info Trilhas responderá através do painel administrativo.</w:t>
      </w:r>
    </w:p>
    <w:p w14:paraId="4FBFAAB3" w14:textId="77777777" w:rsidR="001D0970" w:rsidRPr="001D0970" w:rsidRDefault="001D0970" w:rsidP="00864DFF">
      <w:pPr>
        <w:jc w:val="both"/>
      </w:pPr>
      <w:r w:rsidRPr="001D0970">
        <w:t>Clientes cadastrados poderão responder conforme regras de moderação.</w:t>
      </w:r>
    </w:p>
    <w:p w14:paraId="0704741D" w14:textId="77777777" w:rsidR="001D0970" w:rsidRPr="001D0970" w:rsidRDefault="001D0970" w:rsidP="00864DFF">
      <w:pPr>
        <w:jc w:val="both"/>
      </w:pPr>
      <w:r w:rsidRPr="001D0970">
        <w:t>A empresa continuará tendo controle de moderação.</w:t>
      </w:r>
    </w:p>
    <w:p w14:paraId="50E74344" w14:textId="77777777" w:rsidR="001D0970" w:rsidRPr="001D0970" w:rsidRDefault="001D0970" w:rsidP="00864DFF">
      <w:pPr>
        <w:jc w:val="both"/>
      </w:pPr>
      <w:r w:rsidRPr="001D0970">
        <w:pict w14:anchorId="1C36EA2C">
          <v:rect id="_x0000_i1465" style="width:0;height:1.5pt" o:hralign="center" o:hrstd="t" o:hr="t" fillcolor="#a0a0a0" stroked="f"/>
        </w:pict>
      </w:r>
    </w:p>
    <w:p w14:paraId="530C738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40. Pós-venda</w:t>
      </w:r>
    </w:p>
    <w:p w14:paraId="1FB8C422" w14:textId="77777777" w:rsidR="001D0970" w:rsidRPr="001D0970" w:rsidRDefault="001D0970" w:rsidP="00864DFF">
      <w:pPr>
        <w:jc w:val="both"/>
      </w:pPr>
      <w:r w:rsidRPr="001D0970">
        <w:t>Não haverá inicialmente um chat genérico.</w:t>
      </w:r>
    </w:p>
    <w:p w14:paraId="0E4907C6" w14:textId="77777777" w:rsidR="001D0970" w:rsidRPr="001D0970" w:rsidRDefault="001D0970" w:rsidP="00864DFF">
      <w:pPr>
        <w:jc w:val="both"/>
      </w:pPr>
      <w:r w:rsidRPr="001D0970">
        <w:t xml:space="preserve">Será utilizado </w:t>
      </w:r>
      <w:r w:rsidRPr="001D0970">
        <w:rPr>
          <w:b/>
          <w:bCs/>
        </w:rPr>
        <w:t>atendimento vinculado ao pedido</w:t>
      </w:r>
      <w:r w:rsidRPr="001D0970">
        <w:t>.</w:t>
      </w:r>
    </w:p>
    <w:p w14:paraId="22BBEBFB" w14:textId="77777777" w:rsidR="001D0970" w:rsidRPr="001D0970" w:rsidRDefault="001D0970" w:rsidP="00864DFF">
      <w:pPr>
        <w:jc w:val="both"/>
      </w:pPr>
      <w:r w:rsidRPr="001D0970">
        <w:t>Exemplo:</w:t>
      </w:r>
    </w:p>
    <w:p w14:paraId="1E58C6BD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Pedido #1087</w:t>
      </w:r>
    </w:p>
    <w:p w14:paraId="4ECD103C" w14:textId="77777777" w:rsidR="001D0970" w:rsidRPr="001D0970" w:rsidRDefault="001D0970" w:rsidP="00864DFF">
      <w:pPr>
        <w:jc w:val="both"/>
      </w:pPr>
      <w:r w:rsidRPr="001D0970">
        <w:t>Preciso trocar a camiseta M pela G.</w:t>
      </w:r>
    </w:p>
    <w:p w14:paraId="2BF4A3E4" w14:textId="77777777" w:rsidR="001D0970" w:rsidRPr="001D0970" w:rsidRDefault="001D0970" w:rsidP="00864DFF">
      <w:pPr>
        <w:jc w:val="both"/>
      </w:pPr>
      <w:r w:rsidRPr="001D0970">
        <w:t>Atendimento Info Trilhas:</w:t>
      </w:r>
    </w:p>
    <w:p w14:paraId="6340305A" w14:textId="77777777" w:rsidR="001D0970" w:rsidRPr="001D0970" w:rsidRDefault="001D0970" w:rsidP="00864DFF">
      <w:pPr>
        <w:jc w:val="both"/>
      </w:pPr>
      <w:r w:rsidRPr="001D0970">
        <w:t>Solicitação recebida...</w:t>
      </w:r>
    </w:p>
    <w:p w14:paraId="308BD453" w14:textId="77777777" w:rsidR="001D0970" w:rsidRPr="001D0970" w:rsidRDefault="001D0970" w:rsidP="00864DFF">
      <w:pPr>
        <w:jc w:val="both"/>
      </w:pPr>
      <w:r w:rsidRPr="001D0970">
        <w:t>Isso mantém todo o histórico relacionado à compra.</w:t>
      </w:r>
    </w:p>
    <w:p w14:paraId="7F5D2FA4" w14:textId="77777777" w:rsidR="001D0970" w:rsidRPr="001D0970" w:rsidRDefault="001D0970" w:rsidP="00864DFF">
      <w:pPr>
        <w:jc w:val="both"/>
      </w:pPr>
      <w:r w:rsidRPr="001D0970">
        <w:pict w14:anchorId="01C2558E">
          <v:rect id="_x0000_i1466" style="width:0;height:1.5pt" o:hralign="center" o:hrstd="t" o:hr="t" fillcolor="#a0a0a0" stroked="f"/>
        </w:pict>
      </w:r>
    </w:p>
    <w:p w14:paraId="34F9AF5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41. Favoritos</w:t>
      </w:r>
    </w:p>
    <w:p w14:paraId="69C7C9A8" w14:textId="77777777" w:rsidR="001D0970" w:rsidRPr="001D0970" w:rsidRDefault="001D0970" w:rsidP="00864DFF">
      <w:pPr>
        <w:jc w:val="both"/>
      </w:pPr>
      <w:r w:rsidRPr="001D0970">
        <w:t>Clientes cadastrados poderão:</w:t>
      </w:r>
    </w:p>
    <w:p w14:paraId="30902F50" w14:textId="77777777" w:rsidR="001D0970" w:rsidRPr="001D0970" w:rsidRDefault="001D0970" w:rsidP="00864DFF">
      <w:pPr>
        <w:numPr>
          <w:ilvl w:val="0"/>
          <w:numId w:val="41"/>
        </w:numPr>
        <w:jc w:val="both"/>
      </w:pPr>
      <w:r w:rsidRPr="001D0970">
        <w:t>favoritar produtos;</w:t>
      </w:r>
    </w:p>
    <w:p w14:paraId="2673DE84" w14:textId="77777777" w:rsidR="001D0970" w:rsidRPr="001D0970" w:rsidRDefault="001D0970" w:rsidP="00864DFF">
      <w:pPr>
        <w:numPr>
          <w:ilvl w:val="0"/>
          <w:numId w:val="41"/>
        </w:numPr>
        <w:jc w:val="both"/>
      </w:pPr>
      <w:r w:rsidRPr="001D0970">
        <w:t>acessar lista de favoritos;</w:t>
      </w:r>
    </w:p>
    <w:p w14:paraId="462C283F" w14:textId="77777777" w:rsidR="001D0970" w:rsidRPr="001D0970" w:rsidRDefault="001D0970" w:rsidP="00864DFF">
      <w:pPr>
        <w:numPr>
          <w:ilvl w:val="0"/>
          <w:numId w:val="41"/>
        </w:numPr>
        <w:jc w:val="both"/>
      </w:pPr>
      <w:r w:rsidRPr="001D0970">
        <w:t>receber futuramente alertas de reposição e preço.</w:t>
      </w:r>
    </w:p>
    <w:p w14:paraId="2710DEDE" w14:textId="77777777" w:rsidR="001D0970" w:rsidRPr="001D0970" w:rsidRDefault="001D0970" w:rsidP="00864DFF">
      <w:pPr>
        <w:jc w:val="both"/>
      </w:pPr>
      <w:r w:rsidRPr="001D0970">
        <w:pict w14:anchorId="1758EB93">
          <v:rect id="_x0000_i1467" style="width:0;height:1.5pt" o:hralign="center" o:hrstd="t" o:hr="t" fillcolor="#a0a0a0" stroked="f"/>
        </w:pict>
      </w:r>
    </w:p>
    <w:p w14:paraId="4D42A64A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42. Promoções</w:t>
      </w:r>
    </w:p>
    <w:p w14:paraId="10F25534" w14:textId="77777777" w:rsidR="001D0970" w:rsidRPr="001D0970" w:rsidRDefault="001D0970" w:rsidP="00864DFF">
      <w:pPr>
        <w:jc w:val="both"/>
      </w:pPr>
      <w:r w:rsidRPr="001D0970">
        <w:t>Não fazem parte da prioridade inicial.</w:t>
      </w:r>
    </w:p>
    <w:p w14:paraId="3BBB6A15" w14:textId="77777777" w:rsidR="001D0970" w:rsidRPr="001D0970" w:rsidRDefault="001D0970" w:rsidP="00864DFF">
      <w:pPr>
        <w:jc w:val="both"/>
      </w:pPr>
      <w:r w:rsidRPr="001D0970">
        <w:t>Porém a arquitetura deverá permitir futuramente:</w:t>
      </w:r>
    </w:p>
    <w:p w14:paraId="1FE17854" w14:textId="77777777" w:rsidR="001D0970" w:rsidRPr="001D0970" w:rsidRDefault="001D0970" w:rsidP="00864DFF">
      <w:pPr>
        <w:numPr>
          <w:ilvl w:val="0"/>
          <w:numId w:val="42"/>
        </w:numPr>
        <w:jc w:val="both"/>
      </w:pPr>
      <w:r w:rsidRPr="001D0970">
        <w:t>cupons;</w:t>
      </w:r>
    </w:p>
    <w:p w14:paraId="27D1FA0C" w14:textId="77777777" w:rsidR="001D0970" w:rsidRPr="001D0970" w:rsidRDefault="001D0970" w:rsidP="00864DFF">
      <w:pPr>
        <w:numPr>
          <w:ilvl w:val="0"/>
          <w:numId w:val="42"/>
        </w:numPr>
        <w:jc w:val="both"/>
      </w:pPr>
      <w:r w:rsidRPr="001D0970">
        <w:t>descontos;</w:t>
      </w:r>
    </w:p>
    <w:p w14:paraId="3D72556F" w14:textId="77777777" w:rsidR="001D0970" w:rsidRPr="001D0970" w:rsidRDefault="001D0970" w:rsidP="00864DFF">
      <w:pPr>
        <w:numPr>
          <w:ilvl w:val="0"/>
          <w:numId w:val="42"/>
        </w:numPr>
        <w:jc w:val="both"/>
      </w:pPr>
      <w:r w:rsidRPr="001D0970">
        <w:t>campanhas;</w:t>
      </w:r>
    </w:p>
    <w:p w14:paraId="66444A34" w14:textId="77777777" w:rsidR="001D0970" w:rsidRPr="001D0970" w:rsidRDefault="001D0970" w:rsidP="00864DFF">
      <w:pPr>
        <w:numPr>
          <w:ilvl w:val="0"/>
          <w:numId w:val="42"/>
        </w:numPr>
        <w:jc w:val="both"/>
      </w:pPr>
      <w:r w:rsidRPr="001D0970">
        <w:t>frete grátis;</w:t>
      </w:r>
    </w:p>
    <w:p w14:paraId="64DFA6A6" w14:textId="77777777" w:rsidR="001D0970" w:rsidRPr="001D0970" w:rsidRDefault="001D0970" w:rsidP="00864DFF">
      <w:pPr>
        <w:numPr>
          <w:ilvl w:val="0"/>
          <w:numId w:val="42"/>
        </w:numPr>
        <w:jc w:val="both"/>
      </w:pPr>
      <w:r w:rsidRPr="001D0970">
        <w:lastRenderedPageBreak/>
        <w:t>combos;</w:t>
      </w:r>
    </w:p>
    <w:p w14:paraId="73090E83" w14:textId="77777777" w:rsidR="001D0970" w:rsidRPr="001D0970" w:rsidRDefault="001D0970" w:rsidP="00864DFF">
      <w:pPr>
        <w:numPr>
          <w:ilvl w:val="0"/>
          <w:numId w:val="42"/>
        </w:numPr>
        <w:jc w:val="both"/>
      </w:pPr>
      <w:r w:rsidRPr="001D0970">
        <w:t>leve X pague Y;</w:t>
      </w:r>
    </w:p>
    <w:p w14:paraId="3D7E9A1F" w14:textId="77777777" w:rsidR="001D0970" w:rsidRPr="001D0970" w:rsidRDefault="001D0970" w:rsidP="00864DFF">
      <w:pPr>
        <w:numPr>
          <w:ilvl w:val="0"/>
          <w:numId w:val="42"/>
        </w:numPr>
        <w:jc w:val="both"/>
      </w:pPr>
      <w:r w:rsidRPr="001D0970">
        <w:t>promoções por categoria;</w:t>
      </w:r>
    </w:p>
    <w:p w14:paraId="3CEB6BB5" w14:textId="77777777" w:rsidR="001D0970" w:rsidRPr="001D0970" w:rsidRDefault="001D0970" w:rsidP="00864DFF">
      <w:pPr>
        <w:numPr>
          <w:ilvl w:val="0"/>
          <w:numId w:val="42"/>
        </w:numPr>
        <w:jc w:val="both"/>
      </w:pPr>
      <w:r w:rsidRPr="001D0970">
        <w:t>promoções temporárias.</w:t>
      </w:r>
    </w:p>
    <w:p w14:paraId="2E8FCD6E" w14:textId="77777777" w:rsidR="001D0970" w:rsidRPr="001D0970" w:rsidRDefault="001D0970" w:rsidP="00864DFF">
      <w:pPr>
        <w:jc w:val="both"/>
      </w:pPr>
      <w:r w:rsidRPr="001D0970">
        <w:pict w14:anchorId="495228B7">
          <v:rect id="_x0000_i1468" style="width:0;height:1.5pt" o:hralign="center" o:hrstd="t" o:hr="t" fillcolor="#a0a0a0" stroked="f"/>
        </w:pict>
      </w:r>
    </w:p>
    <w:p w14:paraId="5DC8C429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43. Página inicial</w:t>
      </w:r>
    </w:p>
    <w:p w14:paraId="7A1A3281" w14:textId="77777777" w:rsidR="001D0970" w:rsidRPr="001D0970" w:rsidRDefault="001D0970" w:rsidP="00864DFF">
      <w:pPr>
        <w:jc w:val="both"/>
      </w:pPr>
      <w:r w:rsidRPr="001D0970">
        <w:t>Estrutura inicial planejada:</w:t>
      </w:r>
    </w:p>
    <w:p w14:paraId="5A10885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Barra institucional/promocional</w:t>
      </w:r>
    </w:p>
    <w:p w14:paraId="474BF0E3" w14:textId="77777777" w:rsidR="001D0970" w:rsidRPr="001D0970" w:rsidRDefault="001D0970" w:rsidP="00864DFF">
      <w:pPr>
        <w:jc w:val="both"/>
      </w:pPr>
      <w:r w:rsidRPr="001D0970">
        <w:t>Proteção UV / envio nacional / tecnologia Info Trilhas.</w:t>
      </w:r>
    </w:p>
    <w:p w14:paraId="47650889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Cabeçalho</w:t>
      </w:r>
    </w:p>
    <w:p w14:paraId="0A0541F8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Logo | Busca | Minha conta | Favoritos | Carrinho</w:t>
      </w:r>
    </w:p>
    <w:p w14:paraId="06C0848A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Navegação por categorias</w:t>
      </w:r>
    </w:p>
    <w:p w14:paraId="22A95383" w14:textId="77777777" w:rsidR="001D0970" w:rsidRPr="001D0970" w:rsidRDefault="001D0970" w:rsidP="00864DFF">
      <w:pPr>
        <w:jc w:val="both"/>
      </w:pPr>
      <w:r w:rsidRPr="001D0970">
        <w:t>Categorias criadas pelo administrador.</w:t>
      </w:r>
    </w:p>
    <w:p w14:paraId="54F596F7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Banner principal</w:t>
      </w:r>
    </w:p>
    <w:p w14:paraId="6CAD5B6B" w14:textId="77777777" w:rsidR="001D0970" w:rsidRPr="001D0970" w:rsidRDefault="001D0970" w:rsidP="00864DFF">
      <w:pPr>
        <w:jc w:val="both"/>
      </w:pPr>
      <w:r w:rsidRPr="001D0970">
        <w:t>Campanha institucional ou comercial.</w:t>
      </w:r>
    </w:p>
    <w:p w14:paraId="519901F8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Mais vendidos</w:t>
      </w:r>
    </w:p>
    <w:p w14:paraId="75ED68B9" w14:textId="77777777" w:rsidR="001D0970" w:rsidRPr="001D0970" w:rsidRDefault="001D0970" w:rsidP="00864DFF">
      <w:pPr>
        <w:jc w:val="both"/>
      </w:pPr>
      <w:r w:rsidRPr="001D0970">
        <w:t>Produtos com maior desempenho.</w:t>
      </w:r>
    </w:p>
    <w:p w14:paraId="2FD7750C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Navegue pela atividade</w:t>
      </w:r>
    </w:p>
    <w:p w14:paraId="77B2204D" w14:textId="77777777" w:rsidR="001D0970" w:rsidRPr="001D0970" w:rsidRDefault="001D0970" w:rsidP="00864DFF">
      <w:pPr>
        <w:jc w:val="both"/>
      </w:pPr>
      <w:r w:rsidRPr="001D0970">
        <w:rPr>
          <w:rFonts w:ascii="Segoe UI Symbol" w:hAnsi="Segoe UI Symbol" w:cs="Segoe UI Symbol"/>
        </w:rPr>
        <w:t>🏍</w:t>
      </w:r>
      <w:r w:rsidRPr="001D0970">
        <w:t xml:space="preserve"> Motociclismo</w:t>
      </w:r>
      <w:r w:rsidRPr="001D0970">
        <w:br/>
      </w:r>
      <w:r w:rsidRPr="001D0970">
        <w:rPr>
          <w:rFonts w:ascii="Segoe UI Emoji" w:hAnsi="Segoe UI Emoji" w:cs="Segoe UI Emoji"/>
        </w:rPr>
        <w:t>🚴</w:t>
      </w:r>
      <w:r w:rsidRPr="001D0970">
        <w:t xml:space="preserve"> Ciclismo</w:t>
      </w:r>
      <w:r w:rsidRPr="001D0970">
        <w:br/>
      </w:r>
      <w:r w:rsidRPr="001D0970">
        <w:rPr>
          <w:rFonts w:ascii="Segoe UI Emoji" w:hAnsi="Segoe UI Emoji" w:cs="Segoe UI Emoji"/>
        </w:rPr>
        <w:t>🏃</w:t>
      </w:r>
      <w:r w:rsidRPr="001D0970">
        <w:t xml:space="preserve"> Corrida</w:t>
      </w:r>
      <w:r w:rsidRPr="001D0970">
        <w:br/>
      </w:r>
      <w:r w:rsidRPr="001D0970">
        <w:rPr>
          <w:rFonts w:ascii="Segoe UI Emoji" w:hAnsi="Segoe UI Emoji" w:cs="Segoe UI Emoji"/>
        </w:rPr>
        <w:t>🥾</w:t>
      </w:r>
      <w:r w:rsidRPr="001D0970">
        <w:t xml:space="preserve"> Trilha</w:t>
      </w:r>
      <w:r w:rsidRPr="001D0970">
        <w:br/>
      </w:r>
      <w:r w:rsidRPr="001D0970">
        <w:rPr>
          <w:rFonts w:ascii="Segoe UI Emoji" w:hAnsi="Segoe UI Emoji" w:cs="Segoe UI Emoji"/>
        </w:rPr>
        <w:t>☀️</w:t>
      </w:r>
      <w:r w:rsidRPr="001D0970">
        <w:t xml:space="preserve"> Proteção solar</w:t>
      </w:r>
    </w:p>
    <w:p w14:paraId="078E2D1A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Tecnologia Info Trilhas</w:t>
      </w:r>
    </w:p>
    <w:p w14:paraId="7464ED1F" w14:textId="77777777" w:rsidR="001D0970" w:rsidRPr="001D0970" w:rsidRDefault="001D0970" w:rsidP="00864DFF">
      <w:pPr>
        <w:jc w:val="both"/>
      </w:pPr>
      <w:r w:rsidRPr="001D0970">
        <w:t>Área dedicada aos diferenciais técnicos.</w:t>
      </w:r>
    </w:p>
    <w:p w14:paraId="5EE9C4A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Linha UV 50+</w:t>
      </w:r>
    </w:p>
    <w:p w14:paraId="492B4251" w14:textId="77777777" w:rsidR="001D0970" w:rsidRPr="001D0970" w:rsidRDefault="001D0970" w:rsidP="00864DFF">
      <w:pPr>
        <w:jc w:val="both"/>
      </w:pPr>
      <w:r w:rsidRPr="001D0970">
        <w:t>Produtos relacionados.</w:t>
      </w:r>
    </w:p>
    <w:p w14:paraId="1B9C07FA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Linha térmica</w:t>
      </w:r>
    </w:p>
    <w:p w14:paraId="4BEAC089" w14:textId="77777777" w:rsidR="001D0970" w:rsidRPr="001D0970" w:rsidRDefault="001D0970" w:rsidP="00864DFF">
      <w:pPr>
        <w:jc w:val="both"/>
      </w:pPr>
      <w:r w:rsidRPr="001D0970">
        <w:lastRenderedPageBreak/>
        <w:t>Produtos relacionados.</w:t>
      </w:r>
    </w:p>
    <w:p w14:paraId="07E922E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Atacado</w:t>
      </w:r>
    </w:p>
    <w:p w14:paraId="15EC0D26" w14:textId="77777777" w:rsidR="001D0970" w:rsidRPr="001D0970" w:rsidRDefault="001D0970" w:rsidP="00864DFF">
      <w:pPr>
        <w:jc w:val="both"/>
      </w:pPr>
      <w:r w:rsidRPr="001D0970">
        <w:t>Área explicativa das condições.</w:t>
      </w:r>
    </w:p>
    <w:p w14:paraId="1BC1248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Avaliações</w:t>
      </w:r>
    </w:p>
    <w:p w14:paraId="5BA21718" w14:textId="77777777" w:rsidR="001D0970" w:rsidRPr="001D0970" w:rsidRDefault="001D0970" w:rsidP="00864DFF">
      <w:pPr>
        <w:jc w:val="both"/>
      </w:pPr>
      <w:r w:rsidRPr="001D0970">
        <w:t>Prova social baseada exclusivamente em avaliações reais.</w:t>
      </w:r>
    </w:p>
    <w:p w14:paraId="745CD054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Benefícios</w:t>
      </w:r>
    </w:p>
    <w:p w14:paraId="27B113D6" w14:textId="77777777" w:rsidR="001D0970" w:rsidRPr="001D0970" w:rsidRDefault="001D0970" w:rsidP="00864DFF">
      <w:pPr>
        <w:numPr>
          <w:ilvl w:val="0"/>
          <w:numId w:val="43"/>
        </w:numPr>
        <w:jc w:val="both"/>
      </w:pPr>
      <w:r w:rsidRPr="001D0970">
        <w:t>Compra segura</w:t>
      </w:r>
    </w:p>
    <w:p w14:paraId="4F52D32E" w14:textId="77777777" w:rsidR="001D0970" w:rsidRPr="001D0970" w:rsidRDefault="001D0970" w:rsidP="00864DFF">
      <w:pPr>
        <w:numPr>
          <w:ilvl w:val="0"/>
          <w:numId w:val="43"/>
        </w:numPr>
        <w:jc w:val="both"/>
      </w:pPr>
      <w:r w:rsidRPr="001D0970">
        <w:t>Envio para todo Brasil</w:t>
      </w:r>
    </w:p>
    <w:p w14:paraId="377C6EC4" w14:textId="77777777" w:rsidR="001D0970" w:rsidRPr="001D0970" w:rsidRDefault="001D0970" w:rsidP="00864DFF">
      <w:pPr>
        <w:numPr>
          <w:ilvl w:val="0"/>
          <w:numId w:val="43"/>
        </w:numPr>
        <w:jc w:val="both"/>
      </w:pPr>
      <w:r w:rsidRPr="001D0970">
        <w:t>Tecnologia própria</w:t>
      </w:r>
    </w:p>
    <w:p w14:paraId="3BB233FD" w14:textId="77777777" w:rsidR="001D0970" w:rsidRPr="001D0970" w:rsidRDefault="001D0970" w:rsidP="00864DFF">
      <w:pPr>
        <w:numPr>
          <w:ilvl w:val="0"/>
          <w:numId w:val="43"/>
        </w:numPr>
        <w:jc w:val="both"/>
      </w:pPr>
      <w:r w:rsidRPr="001D0970">
        <w:t>Atendimento pós-venda</w:t>
      </w:r>
    </w:p>
    <w:p w14:paraId="3E814222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Newsletter futura</w:t>
      </w:r>
    </w:p>
    <w:p w14:paraId="7FD2E84A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Rodapé institucional</w:t>
      </w:r>
    </w:p>
    <w:p w14:paraId="59266C32" w14:textId="77777777" w:rsidR="001D0970" w:rsidRPr="001D0970" w:rsidRDefault="001D0970" w:rsidP="00864DFF">
      <w:pPr>
        <w:jc w:val="both"/>
      </w:pPr>
      <w:r w:rsidRPr="001D0970">
        <w:pict w14:anchorId="6FF0DBCE">
          <v:rect id="_x0000_i1469" style="width:0;height:1.5pt" o:hralign="center" o:hrstd="t" o:hr="t" fillcolor="#a0a0a0" stroked="f"/>
        </w:pict>
      </w:r>
    </w:p>
    <w:p w14:paraId="3211AA2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44. Busca</w:t>
      </w:r>
    </w:p>
    <w:p w14:paraId="6ABA95C1" w14:textId="77777777" w:rsidR="001D0970" w:rsidRPr="001D0970" w:rsidRDefault="001D0970" w:rsidP="00864DFF">
      <w:pPr>
        <w:jc w:val="both"/>
      </w:pPr>
      <w:r w:rsidRPr="001D0970">
        <w:t>Busca por:</w:t>
      </w:r>
    </w:p>
    <w:p w14:paraId="130FEE4C" w14:textId="77777777" w:rsidR="001D0970" w:rsidRPr="001D0970" w:rsidRDefault="001D0970" w:rsidP="00864DFF">
      <w:pPr>
        <w:numPr>
          <w:ilvl w:val="0"/>
          <w:numId w:val="44"/>
        </w:numPr>
        <w:jc w:val="both"/>
      </w:pPr>
      <w:r w:rsidRPr="001D0970">
        <w:t>produto;</w:t>
      </w:r>
    </w:p>
    <w:p w14:paraId="6535A3A3" w14:textId="77777777" w:rsidR="001D0970" w:rsidRPr="001D0970" w:rsidRDefault="001D0970" w:rsidP="00864DFF">
      <w:pPr>
        <w:numPr>
          <w:ilvl w:val="0"/>
          <w:numId w:val="44"/>
        </w:numPr>
        <w:jc w:val="both"/>
      </w:pPr>
      <w:r w:rsidRPr="001D0970">
        <w:t>palavra-chave;</w:t>
      </w:r>
    </w:p>
    <w:p w14:paraId="55D38FBC" w14:textId="77777777" w:rsidR="001D0970" w:rsidRPr="001D0970" w:rsidRDefault="001D0970" w:rsidP="00864DFF">
      <w:pPr>
        <w:numPr>
          <w:ilvl w:val="0"/>
          <w:numId w:val="44"/>
        </w:numPr>
        <w:jc w:val="both"/>
      </w:pPr>
      <w:r w:rsidRPr="001D0970">
        <w:t>categoria;</w:t>
      </w:r>
    </w:p>
    <w:p w14:paraId="303E123D" w14:textId="77777777" w:rsidR="001D0970" w:rsidRPr="001D0970" w:rsidRDefault="001D0970" w:rsidP="00864DFF">
      <w:pPr>
        <w:numPr>
          <w:ilvl w:val="0"/>
          <w:numId w:val="44"/>
        </w:numPr>
        <w:jc w:val="both"/>
      </w:pPr>
      <w:r w:rsidRPr="001D0970">
        <w:t>características;</w:t>
      </w:r>
    </w:p>
    <w:p w14:paraId="584E7A10" w14:textId="77777777" w:rsidR="001D0970" w:rsidRPr="001D0970" w:rsidRDefault="001D0970" w:rsidP="00864DFF">
      <w:pPr>
        <w:numPr>
          <w:ilvl w:val="0"/>
          <w:numId w:val="44"/>
        </w:numPr>
        <w:jc w:val="both"/>
      </w:pPr>
      <w:r w:rsidRPr="001D0970">
        <w:t>tecnologia;</w:t>
      </w:r>
    </w:p>
    <w:p w14:paraId="55AD91BA" w14:textId="77777777" w:rsidR="001D0970" w:rsidRPr="001D0970" w:rsidRDefault="001D0970" w:rsidP="00864DFF">
      <w:pPr>
        <w:numPr>
          <w:ilvl w:val="0"/>
          <w:numId w:val="44"/>
        </w:numPr>
        <w:jc w:val="both"/>
      </w:pPr>
      <w:r w:rsidRPr="001D0970">
        <w:t>utilização.</w:t>
      </w:r>
    </w:p>
    <w:p w14:paraId="7EBC6535" w14:textId="77777777" w:rsidR="001D0970" w:rsidRPr="001D0970" w:rsidRDefault="001D0970" w:rsidP="00864DFF">
      <w:pPr>
        <w:jc w:val="both"/>
      </w:pPr>
      <w:r w:rsidRPr="001D0970">
        <w:t>Sugestões enquanto o usuário digita deverão ser consideradas.</w:t>
      </w:r>
    </w:p>
    <w:p w14:paraId="1C839DE3" w14:textId="77777777" w:rsidR="001D0970" w:rsidRPr="001D0970" w:rsidRDefault="001D0970" w:rsidP="00864DFF">
      <w:pPr>
        <w:jc w:val="both"/>
      </w:pPr>
      <w:r w:rsidRPr="001D0970">
        <w:pict w14:anchorId="062D5A30">
          <v:rect id="_x0000_i1470" style="width:0;height:1.5pt" o:hralign="center" o:hrstd="t" o:hr="t" fillcolor="#a0a0a0" stroked="f"/>
        </w:pict>
      </w:r>
    </w:p>
    <w:p w14:paraId="004CDC38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45. Filtros</w:t>
      </w:r>
    </w:p>
    <w:p w14:paraId="1FA90026" w14:textId="77777777" w:rsidR="001D0970" w:rsidRPr="001D0970" w:rsidRDefault="001D0970" w:rsidP="00864DFF">
      <w:pPr>
        <w:jc w:val="both"/>
      </w:pPr>
      <w:r w:rsidRPr="001D0970">
        <w:t>Filtros poderão incluir:</w:t>
      </w:r>
    </w:p>
    <w:p w14:paraId="3177874D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categoria;</w:t>
      </w:r>
    </w:p>
    <w:p w14:paraId="518E6080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preço;</w:t>
      </w:r>
    </w:p>
    <w:p w14:paraId="5E18EBEF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lastRenderedPageBreak/>
        <w:t>tamanho;</w:t>
      </w:r>
    </w:p>
    <w:p w14:paraId="7D201D11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cor;</w:t>
      </w:r>
    </w:p>
    <w:p w14:paraId="54080EEF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disponibilidade;</w:t>
      </w:r>
    </w:p>
    <w:p w14:paraId="5431C71B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proteção UV;</w:t>
      </w:r>
    </w:p>
    <w:p w14:paraId="14B04050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tecnologia térmica;</w:t>
      </w:r>
    </w:p>
    <w:p w14:paraId="489FE6F2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atividade;</w:t>
      </w:r>
    </w:p>
    <w:p w14:paraId="396BC05C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características técnicas;</w:t>
      </w:r>
    </w:p>
    <w:p w14:paraId="75BF5938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melhor avaliação;</w:t>
      </w:r>
    </w:p>
    <w:p w14:paraId="48CEA457" w14:textId="77777777" w:rsidR="001D0970" w:rsidRPr="001D0970" w:rsidRDefault="001D0970" w:rsidP="00864DFF">
      <w:pPr>
        <w:numPr>
          <w:ilvl w:val="0"/>
          <w:numId w:val="45"/>
        </w:numPr>
        <w:jc w:val="both"/>
      </w:pPr>
      <w:r w:rsidRPr="001D0970">
        <w:t>mais vendidos.</w:t>
      </w:r>
    </w:p>
    <w:p w14:paraId="3A838622" w14:textId="77777777" w:rsidR="001D0970" w:rsidRPr="001D0970" w:rsidRDefault="001D0970" w:rsidP="00864DFF">
      <w:pPr>
        <w:jc w:val="both"/>
      </w:pPr>
      <w:r w:rsidRPr="001D0970">
        <w:t xml:space="preserve">Características marcadas pelo administrador como </w:t>
      </w:r>
      <w:r w:rsidRPr="001D0970">
        <w:rPr>
          <w:b/>
          <w:bCs/>
        </w:rPr>
        <w:t>filtráveis</w:t>
      </w:r>
      <w:r w:rsidRPr="001D0970">
        <w:t xml:space="preserve"> poderão aparecer automaticamente na interface.</w:t>
      </w:r>
    </w:p>
    <w:p w14:paraId="62BD88BC" w14:textId="77777777" w:rsidR="001D0970" w:rsidRPr="001D0970" w:rsidRDefault="001D0970" w:rsidP="00864DFF">
      <w:pPr>
        <w:jc w:val="both"/>
      </w:pPr>
      <w:r w:rsidRPr="001D0970">
        <w:pict w14:anchorId="14E989BB">
          <v:rect id="_x0000_i1471" style="width:0;height:1.5pt" o:hralign="center" o:hrstd="t" o:hr="t" fillcolor="#a0a0a0" stroked="f"/>
        </w:pict>
      </w:r>
    </w:p>
    <w:p w14:paraId="1C3391F4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46. SEO</w:t>
      </w:r>
    </w:p>
    <w:p w14:paraId="01730893" w14:textId="77777777" w:rsidR="001D0970" w:rsidRPr="001D0970" w:rsidRDefault="001D0970" w:rsidP="00864DFF">
      <w:pPr>
        <w:jc w:val="both"/>
      </w:pPr>
      <w:r w:rsidRPr="001D0970">
        <w:t>A plataforma será construída desde o início pensando em mecanismos de busca.</w:t>
      </w:r>
    </w:p>
    <w:p w14:paraId="351C9518" w14:textId="77777777" w:rsidR="001D0970" w:rsidRPr="001D0970" w:rsidRDefault="001D0970" w:rsidP="00864DFF">
      <w:pPr>
        <w:jc w:val="both"/>
      </w:pPr>
      <w:r w:rsidRPr="001D0970">
        <w:t>Deverá possuir:</w:t>
      </w:r>
    </w:p>
    <w:p w14:paraId="24907B36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>URLs amigáveis;</w:t>
      </w:r>
    </w:p>
    <w:p w14:paraId="55D37C27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>título individual;</w:t>
      </w:r>
    </w:p>
    <w:p w14:paraId="2D4EC8D6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>descrição individual;</w:t>
      </w:r>
    </w:p>
    <w:p w14:paraId="427B81AC" w14:textId="77777777" w:rsidR="001D0970" w:rsidRPr="001D0970" w:rsidRDefault="001D0970" w:rsidP="00864DFF">
      <w:pPr>
        <w:numPr>
          <w:ilvl w:val="0"/>
          <w:numId w:val="46"/>
        </w:numPr>
        <w:jc w:val="both"/>
      </w:pPr>
      <w:proofErr w:type="spellStart"/>
      <w:r w:rsidRPr="001D0970">
        <w:t>metadata</w:t>
      </w:r>
      <w:proofErr w:type="spellEnd"/>
      <w:r w:rsidRPr="001D0970">
        <w:t>;</w:t>
      </w:r>
    </w:p>
    <w:p w14:paraId="172A8BB6" w14:textId="77777777" w:rsidR="001D0970" w:rsidRPr="001D0970" w:rsidRDefault="001D0970" w:rsidP="00864DFF">
      <w:pPr>
        <w:numPr>
          <w:ilvl w:val="0"/>
          <w:numId w:val="46"/>
        </w:numPr>
        <w:jc w:val="both"/>
      </w:pPr>
      <w:proofErr w:type="spellStart"/>
      <w:r w:rsidRPr="001D0970">
        <w:t>sitemap</w:t>
      </w:r>
      <w:proofErr w:type="spellEnd"/>
      <w:r w:rsidRPr="001D0970">
        <w:t>;</w:t>
      </w:r>
    </w:p>
    <w:p w14:paraId="563E91FE" w14:textId="77777777" w:rsidR="001D0970" w:rsidRPr="001D0970" w:rsidRDefault="001D0970" w:rsidP="00864DFF">
      <w:pPr>
        <w:numPr>
          <w:ilvl w:val="0"/>
          <w:numId w:val="46"/>
        </w:numPr>
        <w:jc w:val="both"/>
      </w:pPr>
      <w:proofErr w:type="spellStart"/>
      <w:r w:rsidRPr="001D0970">
        <w:t>robots</w:t>
      </w:r>
      <w:proofErr w:type="spellEnd"/>
      <w:r w:rsidRPr="001D0970">
        <w:t>;</w:t>
      </w:r>
    </w:p>
    <w:p w14:paraId="3973A50D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>canonical URLs;</w:t>
      </w:r>
    </w:p>
    <w:p w14:paraId="248FAD28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 xml:space="preserve">Open </w:t>
      </w:r>
      <w:proofErr w:type="spellStart"/>
      <w:r w:rsidRPr="001D0970">
        <w:t>Graph</w:t>
      </w:r>
      <w:proofErr w:type="spellEnd"/>
      <w:r w:rsidRPr="001D0970">
        <w:t>;</w:t>
      </w:r>
    </w:p>
    <w:p w14:paraId="36F28B4F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>imagens otimizadas;</w:t>
      </w:r>
    </w:p>
    <w:p w14:paraId="11D71CE2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>dados estruturados;</w:t>
      </w:r>
    </w:p>
    <w:p w14:paraId="047BD303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>páginas indexáveis;</w:t>
      </w:r>
    </w:p>
    <w:p w14:paraId="1D5AC374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t>produtos indexáveis;</w:t>
      </w:r>
    </w:p>
    <w:p w14:paraId="3E08F6CF" w14:textId="77777777" w:rsidR="001D0970" w:rsidRPr="001D0970" w:rsidRDefault="001D0970" w:rsidP="00864DFF">
      <w:pPr>
        <w:numPr>
          <w:ilvl w:val="0"/>
          <w:numId w:val="46"/>
        </w:numPr>
        <w:jc w:val="both"/>
      </w:pPr>
      <w:r w:rsidRPr="001D0970">
        <w:lastRenderedPageBreak/>
        <w:t>categorias indexáveis.</w:t>
      </w:r>
    </w:p>
    <w:p w14:paraId="78F1297B" w14:textId="77777777" w:rsidR="001D0970" w:rsidRPr="001D0970" w:rsidRDefault="001D0970" w:rsidP="00864DFF">
      <w:pPr>
        <w:jc w:val="both"/>
      </w:pPr>
      <w:r w:rsidRPr="001D0970">
        <w:pict w14:anchorId="5E557771">
          <v:rect id="_x0000_i1472" style="width:0;height:1.5pt" o:hralign="center" o:hrstd="t" o:hr="t" fillcolor="#a0a0a0" stroked="f"/>
        </w:pict>
      </w:r>
    </w:p>
    <w:p w14:paraId="56D13C0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47. Google Shopping</w:t>
      </w:r>
    </w:p>
    <w:p w14:paraId="33F9E657" w14:textId="77777777" w:rsidR="001D0970" w:rsidRPr="001D0970" w:rsidRDefault="001D0970" w:rsidP="00864DFF">
      <w:pPr>
        <w:jc w:val="both"/>
      </w:pPr>
      <w:r w:rsidRPr="001D0970">
        <w:t>O catálogo será estruturado para permitir integração futura com o ecossistema do Google Shopping/Merchant Center.</w:t>
      </w:r>
    </w:p>
    <w:p w14:paraId="150657BF" w14:textId="77777777" w:rsidR="001D0970" w:rsidRPr="001D0970" w:rsidRDefault="001D0970" w:rsidP="00864DFF">
      <w:pPr>
        <w:jc w:val="both"/>
      </w:pPr>
      <w:r w:rsidRPr="001D0970">
        <w:t>Dados como:</w:t>
      </w:r>
    </w:p>
    <w:p w14:paraId="2F610072" w14:textId="77777777" w:rsidR="001D0970" w:rsidRPr="001D0970" w:rsidRDefault="001D0970" w:rsidP="00864DFF">
      <w:pPr>
        <w:numPr>
          <w:ilvl w:val="0"/>
          <w:numId w:val="47"/>
        </w:numPr>
        <w:jc w:val="both"/>
      </w:pPr>
      <w:r w:rsidRPr="001D0970">
        <w:t>nome;</w:t>
      </w:r>
    </w:p>
    <w:p w14:paraId="375AE8E3" w14:textId="77777777" w:rsidR="001D0970" w:rsidRPr="001D0970" w:rsidRDefault="001D0970" w:rsidP="00864DFF">
      <w:pPr>
        <w:numPr>
          <w:ilvl w:val="0"/>
          <w:numId w:val="47"/>
        </w:numPr>
        <w:jc w:val="both"/>
      </w:pPr>
      <w:r w:rsidRPr="001D0970">
        <w:t>imagem;</w:t>
      </w:r>
    </w:p>
    <w:p w14:paraId="35A50D47" w14:textId="77777777" w:rsidR="001D0970" w:rsidRPr="001D0970" w:rsidRDefault="001D0970" w:rsidP="00864DFF">
      <w:pPr>
        <w:numPr>
          <w:ilvl w:val="0"/>
          <w:numId w:val="47"/>
        </w:numPr>
        <w:jc w:val="both"/>
      </w:pPr>
      <w:r w:rsidRPr="001D0970">
        <w:t>descrição;</w:t>
      </w:r>
    </w:p>
    <w:p w14:paraId="17FB3B35" w14:textId="77777777" w:rsidR="001D0970" w:rsidRPr="001D0970" w:rsidRDefault="001D0970" w:rsidP="00864DFF">
      <w:pPr>
        <w:numPr>
          <w:ilvl w:val="0"/>
          <w:numId w:val="47"/>
        </w:numPr>
        <w:jc w:val="both"/>
      </w:pPr>
      <w:r w:rsidRPr="001D0970">
        <w:t>preço;</w:t>
      </w:r>
    </w:p>
    <w:p w14:paraId="1C1B0EA3" w14:textId="77777777" w:rsidR="001D0970" w:rsidRPr="001D0970" w:rsidRDefault="001D0970" w:rsidP="00864DFF">
      <w:pPr>
        <w:numPr>
          <w:ilvl w:val="0"/>
          <w:numId w:val="47"/>
        </w:numPr>
        <w:jc w:val="both"/>
      </w:pPr>
      <w:r w:rsidRPr="001D0970">
        <w:t>disponibilidade;</w:t>
      </w:r>
    </w:p>
    <w:p w14:paraId="550D4766" w14:textId="77777777" w:rsidR="001D0970" w:rsidRPr="001D0970" w:rsidRDefault="001D0970" w:rsidP="00864DFF">
      <w:pPr>
        <w:numPr>
          <w:ilvl w:val="0"/>
          <w:numId w:val="47"/>
        </w:numPr>
        <w:jc w:val="both"/>
      </w:pPr>
      <w:r w:rsidRPr="001D0970">
        <w:t>marca;</w:t>
      </w:r>
    </w:p>
    <w:p w14:paraId="7978F921" w14:textId="77777777" w:rsidR="001D0970" w:rsidRPr="001D0970" w:rsidRDefault="001D0970" w:rsidP="00864DFF">
      <w:pPr>
        <w:numPr>
          <w:ilvl w:val="0"/>
          <w:numId w:val="47"/>
        </w:numPr>
        <w:jc w:val="both"/>
      </w:pPr>
      <w:r w:rsidRPr="001D0970">
        <w:t>identificadores;</w:t>
      </w:r>
    </w:p>
    <w:p w14:paraId="30FA6877" w14:textId="77777777" w:rsidR="001D0970" w:rsidRPr="001D0970" w:rsidRDefault="001D0970" w:rsidP="00864DFF">
      <w:pPr>
        <w:numPr>
          <w:ilvl w:val="0"/>
          <w:numId w:val="47"/>
        </w:numPr>
        <w:jc w:val="both"/>
      </w:pPr>
      <w:r w:rsidRPr="001D0970">
        <w:t>URL;</w:t>
      </w:r>
    </w:p>
    <w:p w14:paraId="11867247" w14:textId="77777777" w:rsidR="001D0970" w:rsidRPr="001D0970" w:rsidRDefault="001D0970" w:rsidP="00864DFF">
      <w:pPr>
        <w:jc w:val="both"/>
      </w:pPr>
      <w:r w:rsidRPr="001D0970">
        <w:t>serão tratados adequadamente desde o início.</w:t>
      </w:r>
    </w:p>
    <w:p w14:paraId="6DDAC77C" w14:textId="77777777" w:rsidR="001D0970" w:rsidRPr="001D0970" w:rsidRDefault="001D0970" w:rsidP="00864DFF">
      <w:pPr>
        <w:jc w:val="both"/>
      </w:pPr>
      <w:r w:rsidRPr="001D0970">
        <w:pict w14:anchorId="0FD3FFD9">
          <v:rect id="_x0000_i1473" style="width:0;height:1.5pt" o:hralign="center" o:hrstd="t" o:hr="t" fillcolor="#a0a0a0" stroked="f"/>
        </w:pict>
      </w:r>
    </w:p>
    <w:p w14:paraId="7D23DB00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 xml:space="preserve">48. </w:t>
      </w:r>
      <w:proofErr w:type="spellStart"/>
      <w:r w:rsidRPr="001D0970">
        <w:rPr>
          <w:b/>
          <w:bCs/>
        </w:rPr>
        <w:t>Analytics</w:t>
      </w:r>
      <w:proofErr w:type="spellEnd"/>
    </w:p>
    <w:p w14:paraId="6395920C" w14:textId="77777777" w:rsidR="001D0970" w:rsidRPr="001D0970" w:rsidRDefault="001D0970" w:rsidP="00864DFF">
      <w:pPr>
        <w:jc w:val="both"/>
      </w:pPr>
      <w:r w:rsidRPr="001D0970">
        <w:t>A plataforma deverá permitir integração com ferramentas de métricas e conversão sem mensalidade quando disponíveis.</w:t>
      </w:r>
    </w:p>
    <w:p w14:paraId="7C10CAB8" w14:textId="77777777" w:rsidR="001D0970" w:rsidRPr="001D0970" w:rsidRDefault="001D0970" w:rsidP="00864DFF">
      <w:pPr>
        <w:jc w:val="both"/>
      </w:pPr>
      <w:r w:rsidRPr="001D0970">
        <w:t>Eventos importantes:</w:t>
      </w:r>
    </w:p>
    <w:p w14:paraId="2B3DF86B" w14:textId="77777777" w:rsidR="001D0970" w:rsidRPr="001D0970" w:rsidRDefault="001D0970" w:rsidP="00864DFF">
      <w:pPr>
        <w:numPr>
          <w:ilvl w:val="0"/>
          <w:numId w:val="48"/>
        </w:numPr>
        <w:jc w:val="both"/>
      </w:pPr>
      <w:r w:rsidRPr="001D0970">
        <w:t>visualização de produto;</w:t>
      </w:r>
    </w:p>
    <w:p w14:paraId="036FF937" w14:textId="77777777" w:rsidR="001D0970" w:rsidRPr="001D0970" w:rsidRDefault="001D0970" w:rsidP="00864DFF">
      <w:pPr>
        <w:numPr>
          <w:ilvl w:val="0"/>
          <w:numId w:val="48"/>
        </w:numPr>
        <w:jc w:val="both"/>
      </w:pPr>
      <w:r w:rsidRPr="001D0970">
        <w:t>pesquisa;</w:t>
      </w:r>
    </w:p>
    <w:p w14:paraId="79B86C5F" w14:textId="77777777" w:rsidR="001D0970" w:rsidRPr="001D0970" w:rsidRDefault="001D0970" w:rsidP="00864DFF">
      <w:pPr>
        <w:numPr>
          <w:ilvl w:val="0"/>
          <w:numId w:val="48"/>
        </w:numPr>
        <w:jc w:val="both"/>
      </w:pPr>
      <w:r w:rsidRPr="001D0970">
        <w:t>adicionar ao carrinho;</w:t>
      </w:r>
    </w:p>
    <w:p w14:paraId="33227DF6" w14:textId="77777777" w:rsidR="001D0970" w:rsidRPr="001D0970" w:rsidRDefault="001D0970" w:rsidP="00864DFF">
      <w:pPr>
        <w:numPr>
          <w:ilvl w:val="0"/>
          <w:numId w:val="48"/>
        </w:numPr>
        <w:jc w:val="both"/>
      </w:pPr>
      <w:r w:rsidRPr="001D0970">
        <w:t>remover do carrinho;</w:t>
      </w:r>
    </w:p>
    <w:p w14:paraId="4D470D2D" w14:textId="77777777" w:rsidR="001D0970" w:rsidRPr="001D0970" w:rsidRDefault="001D0970" w:rsidP="00864DFF">
      <w:pPr>
        <w:numPr>
          <w:ilvl w:val="0"/>
          <w:numId w:val="48"/>
        </w:numPr>
        <w:jc w:val="both"/>
      </w:pPr>
      <w:r w:rsidRPr="001D0970">
        <w:t>iniciar checkout;</w:t>
      </w:r>
    </w:p>
    <w:p w14:paraId="39D143C6" w14:textId="77777777" w:rsidR="001D0970" w:rsidRPr="001D0970" w:rsidRDefault="001D0970" w:rsidP="00864DFF">
      <w:pPr>
        <w:numPr>
          <w:ilvl w:val="0"/>
          <w:numId w:val="48"/>
        </w:numPr>
        <w:jc w:val="both"/>
      </w:pPr>
      <w:r w:rsidRPr="001D0970">
        <w:t>informar entrega;</w:t>
      </w:r>
    </w:p>
    <w:p w14:paraId="2C21E743" w14:textId="77777777" w:rsidR="001D0970" w:rsidRPr="001D0970" w:rsidRDefault="001D0970" w:rsidP="00864DFF">
      <w:pPr>
        <w:numPr>
          <w:ilvl w:val="0"/>
          <w:numId w:val="48"/>
        </w:numPr>
        <w:jc w:val="both"/>
      </w:pPr>
      <w:r w:rsidRPr="001D0970">
        <w:t>iniciar pagamento;</w:t>
      </w:r>
    </w:p>
    <w:p w14:paraId="2BB1B122" w14:textId="77777777" w:rsidR="001D0970" w:rsidRPr="001D0970" w:rsidRDefault="001D0970" w:rsidP="00864DFF">
      <w:pPr>
        <w:numPr>
          <w:ilvl w:val="0"/>
          <w:numId w:val="48"/>
        </w:numPr>
        <w:jc w:val="both"/>
      </w:pPr>
      <w:r w:rsidRPr="001D0970">
        <w:t>compra concluída.</w:t>
      </w:r>
    </w:p>
    <w:p w14:paraId="5AE53D3E" w14:textId="77777777" w:rsidR="001D0970" w:rsidRPr="001D0970" w:rsidRDefault="001D0970" w:rsidP="00864DFF">
      <w:pPr>
        <w:jc w:val="both"/>
      </w:pPr>
      <w:r w:rsidRPr="001D0970">
        <w:lastRenderedPageBreak/>
        <w:pict w14:anchorId="530ADA7C">
          <v:rect id="_x0000_i1474" style="width:0;height:1.5pt" o:hralign="center" o:hrstd="t" o:hr="t" fillcolor="#a0a0a0" stroked="f"/>
        </w:pict>
      </w:r>
    </w:p>
    <w:p w14:paraId="276B4FD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49. Dashboard</w:t>
      </w:r>
    </w:p>
    <w:p w14:paraId="5AE29630" w14:textId="77777777" w:rsidR="001D0970" w:rsidRPr="001D0970" w:rsidRDefault="001D0970" w:rsidP="00864DFF">
      <w:pPr>
        <w:jc w:val="both"/>
      </w:pPr>
      <w:r w:rsidRPr="001D0970">
        <w:t>Página inicial da administração.</w:t>
      </w:r>
    </w:p>
    <w:p w14:paraId="41A89A49" w14:textId="77777777" w:rsidR="001D0970" w:rsidRPr="001D0970" w:rsidRDefault="001D0970" w:rsidP="00864DFF">
      <w:pPr>
        <w:jc w:val="both"/>
      </w:pPr>
      <w:r w:rsidRPr="001D0970">
        <w:t>Indicadores planejados:</w:t>
      </w:r>
    </w:p>
    <w:p w14:paraId="7C33BD1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Hoje</w:t>
      </w:r>
    </w:p>
    <w:p w14:paraId="67EAA5CC" w14:textId="77777777" w:rsidR="001D0970" w:rsidRPr="001D0970" w:rsidRDefault="001D0970" w:rsidP="00864DFF">
      <w:pPr>
        <w:numPr>
          <w:ilvl w:val="0"/>
          <w:numId w:val="49"/>
        </w:numPr>
        <w:jc w:val="both"/>
      </w:pPr>
      <w:r w:rsidRPr="001D0970">
        <w:t>faturamento;</w:t>
      </w:r>
    </w:p>
    <w:p w14:paraId="2FE78004" w14:textId="77777777" w:rsidR="001D0970" w:rsidRPr="001D0970" w:rsidRDefault="001D0970" w:rsidP="00864DFF">
      <w:pPr>
        <w:numPr>
          <w:ilvl w:val="0"/>
          <w:numId w:val="49"/>
        </w:numPr>
        <w:jc w:val="both"/>
      </w:pPr>
      <w:r w:rsidRPr="001D0970">
        <w:t>pedidos;</w:t>
      </w:r>
    </w:p>
    <w:p w14:paraId="5F26EB6C" w14:textId="77777777" w:rsidR="001D0970" w:rsidRPr="001D0970" w:rsidRDefault="001D0970" w:rsidP="00864DFF">
      <w:pPr>
        <w:numPr>
          <w:ilvl w:val="0"/>
          <w:numId w:val="49"/>
        </w:numPr>
        <w:jc w:val="both"/>
      </w:pPr>
      <w:r w:rsidRPr="001D0970">
        <w:t>ticket médio.</w:t>
      </w:r>
    </w:p>
    <w:p w14:paraId="7322837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Operação</w:t>
      </w:r>
    </w:p>
    <w:p w14:paraId="0E1B833F" w14:textId="77777777" w:rsidR="001D0970" w:rsidRPr="001D0970" w:rsidRDefault="001D0970" w:rsidP="00864DFF">
      <w:pPr>
        <w:numPr>
          <w:ilvl w:val="0"/>
          <w:numId w:val="50"/>
        </w:numPr>
        <w:jc w:val="both"/>
      </w:pPr>
      <w:r w:rsidRPr="001D0970">
        <w:t>pedidos aguardando pagamento;</w:t>
      </w:r>
    </w:p>
    <w:p w14:paraId="5086AEC6" w14:textId="77777777" w:rsidR="001D0970" w:rsidRPr="001D0970" w:rsidRDefault="001D0970" w:rsidP="00864DFF">
      <w:pPr>
        <w:numPr>
          <w:ilvl w:val="0"/>
          <w:numId w:val="50"/>
        </w:numPr>
        <w:jc w:val="both"/>
      </w:pPr>
      <w:r w:rsidRPr="001D0970">
        <w:t>pedidos para separar;</w:t>
      </w:r>
    </w:p>
    <w:p w14:paraId="59EBC62F" w14:textId="77777777" w:rsidR="001D0970" w:rsidRPr="001D0970" w:rsidRDefault="001D0970" w:rsidP="00864DFF">
      <w:pPr>
        <w:numPr>
          <w:ilvl w:val="0"/>
          <w:numId w:val="50"/>
        </w:numPr>
        <w:jc w:val="both"/>
      </w:pPr>
      <w:r w:rsidRPr="001D0970">
        <w:t>pedidos para enviar;</w:t>
      </w:r>
    </w:p>
    <w:p w14:paraId="451ED443" w14:textId="77777777" w:rsidR="001D0970" w:rsidRPr="001D0970" w:rsidRDefault="001D0970" w:rsidP="00864DFF">
      <w:pPr>
        <w:numPr>
          <w:ilvl w:val="0"/>
          <w:numId w:val="50"/>
        </w:numPr>
        <w:jc w:val="both"/>
      </w:pPr>
      <w:r w:rsidRPr="001D0970">
        <w:t>trocas;</w:t>
      </w:r>
    </w:p>
    <w:p w14:paraId="4AC1EA5A" w14:textId="77777777" w:rsidR="001D0970" w:rsidRPr="001D0970" w:rsidRDefault="001D0970" w:rsidP="00864DFF">
      <w:pPr>
        <w:numPr>
          <w:ilvl w:val="0"/>
          <w:numId w:val="50"/>
        </w:numPr>
        <w:jc w:val="both"/>
      </w:pPr>
      <w:r w:rsidRPr="001D0970">
        <w:t>atendimentos.</w:t>
      </w:r>
    </w:p>
    <w:p w14:paraId="0C485AA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Estoque</w:t>
      </w:r>
    </w:p>
    <w:p w14:paraId="4EC9CDD2" w14:textId="77777777" w:rsidR="001D0970" w:rsidRPr="001D0970" w:rsidRDefault="001D0970" w:rsidP="00864DFF">
      <w:pPr>
        <w:numPr>
          <w:ilvl w:val="0"/>
          <w:numId w:val="51"/>
        </w:numPr>
        <w:jc w:val="both"/>
      </w:pPr>
      <w:r w:rsidRPr="001D0970">
        <w:t>produtos esgotados;</w:t>
      </w:r>
    </w:p>
    <w:p w14:paraId="2EE9CA61" w14:textId="77777777" w:rsidR="001D0970" w:rsidRPr="001D0970" w:rsidRDefault="001D0970" w:rsidP="00864DFF">
      <w:pPr>
        <w:numPr>
          <w:ilvl w:val="0"/>
          <w:numId w:val="51"/>
        </w:numPr>
        <w:jc w:val="both"/>
      </w:pPr>
      <w:r w:rsidRPr="001D0970">
        <w:t>estoque baixo;</w:t>
      </w:r>
    </w:p>
    <w:p w14:paraId="5A05C3F4" w14:textId="77777777" w:rsidR="001D0970" w:rsidRPr="001D0970" w:rsidRDefault="001D0970" w:rsidP="00864DFF">
      <w:pPr>
        <w:numPr>
          <w:ilvl w:val="0"/>
          <w:numId w:val="51"/>
        </w:numPr>
        <w:jc w:val="both"/>
      </w:pPr>
      <w:r w:rsidRPr="001D0970">
        <w:t>produtos mais vendidos.</w:t>
      </w:r>
    </w:p>
    <w:p w14:paraId="2A3B43E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Comercial</w:t>
      </w:r>
    </w:p>
    <w:p w14:paraId="3EA7D938" w14:textId="77777777" w:rsidR="001D0970" w:rsidRPr="001D0970" w:rsidRDefault="001D0970" w:rsidP="00864DFF">
      <w:pPr>
        <w:numPr>
          <w:ilvl w:val="0"/>
          <w:numId w:val="52"/>
        </w:numPr>
        <w:jc w:val="both"/>
      </w:pPr>
      <w:r w:rsidRPr="001D0970">
        <w:t>vendas do mês;</w:t>
      </w:r>
    </w:p>
    <w:p w14:paraId="484501F3" w14:textId="77777777" w:rsidR="001D0970" w:rsidRPr="001D0970" w:rsidRDefault="001D0970" w:rsidP="00864DFF">
      <w:pPr>
        <w:numPr>
          <w:ilvl w:val="0"/>
          <w:numId w:val="52"/>
        </w:numPr>
        <w:jc w:val="both"/>
      </w:pPr>
      <w:r w:rsidRPr="001D0970">
        <w:t>vendas por período;</w:t>
      </w:r>
    </w:p>
    <w:p w14:paraId="1A68A17E" w14:textId="77777777" w:rsidR="001D0970" w:rsidRPr="001D0970" w:rsidRDefault="001D0970" w:rsidP="00864DFF">
      <w:pPr>
        <w:numPr>
          <w:ilvl w:val="0"/>
          <w:numId w:val="52"/>
        </w:numPr>
        <w:jc w:val="both"/>
      </w:pPr>
      <w:r w:rsidRPr="001D0970">
        <w:t>vendas online × presenciais;</w:t>
      </w:r>
    </w:p>
    <w:p w14:paraId="3B082CED" w14:textId="77777777" w:rsidR="001D0970" w:rsidRPr="001D0970" w:rsidRDefault="001D0970" w:rsidP="00864DFF">
      <w:pPr>
        <w:numPr>
          <w:ilvl w:val="0"/>
          <w:numId w:val="52"/>
        </w:numPr>
        <w:jc w:val="both"/>
      </w:pPr>
      <w:r w:rsidRPr="001D0970">
        <w:t>varejo × atacado;</w:t>
      </w:r>
    </w:p>
    <w:p w14:paraId="43B044E2" w14:textId="77777777" w:rsidR="001D0970" w:rsidRPr="001D0970" w:rsidRDefault="001D0970" w:rsidP="00864DFF">
      <w:pPr>
        <w:numPr>
          <w:ilvl w:val="0"/>
          <w:numId w:val="52"/>
        </w:numPr>
        <w:jc w:val="both"/>
      </w:pPr>
      <w:r w:rsidRPr="001D0970">
        <w:t>produtos mais vendidos.</w:t>
      </w:r>
    </w:p>
    <w:p w14:paraId="5C4F623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Futuro</w:t>
      </w:r>
    </w:p>
    <w:p w14:paraId="6C771F08" w14:textId="77777777" w:rsidR="001D0970" w:rsidRPr="001D0970" w:rsidRDefault="001D0970" w:rsidP="00864DFF">
      <w:pPr>
        <w:numPr>
          <w:ilvl w:val="0"/>
          <w:numId w:val="53"/>
        </w:numPr>
        <w:jc w:val="both"/>
      </w:pPr>
      <w:r w:rsidRPr="001D0970">
        <w:t>conversão;</w:t>
      </w:r>
    </w:p>
    <w:p w14:paraId="30EE7450" w14:textId="77777777" w:rsidR="001D0970" w:rsidRPr="001D0970" w:rsidRDefault="001D0970" w:rsidP="00864DFF">
      <w:pPr>
        <w:numPr>
          <w:ilvl w:val="0"/>
          <w:numId w:val="53"/>
        </w:numPr>
        <w:jc w:val="both"/>
      </w:pPr>
      <w:r w:rsidRPr="001D0970">
        <w:t>abandono de carrinho;</w:t>
      </w:r>
    </w:p>
    <w:p w14:paraId="46F0E506" w14:textId="77777777" w:rsidR="001D0970" w:rsidRPr="001D0970" w:rsidRDefault="001D0970" w:rsidP="00864DFF">
      <w:pPr>
        <w:numPr>
          <w:ilvl w:val="0"/>
          <w:numId w:val="53"/>
        </w:numPr>
        <w:jc w:val="both"/>
      </w:pPr>
      <w:r w:rsidRPr="001D0970">
        <w:lastRenderedPageBreak/>
        <w:t>origem dos clientes;</w:t>
      </w:r>
    </w:p>
    <w:p w14:paraId="228EE75B" w14:textId="77777777" w:rsidR="001D0970" w:rsidRPr="001D0970" w:rsidRDefault="001D0970" w:rsidP="00864DFF">
      <w:pPr>
        <w:numPr>
          <w:ilvl w:val="0"/>
          <w:numId w:val="53"/>
        </w:numPr>
        <w:jc w:val="both"/>
      </w:pPr>
      <w:r w:rsidRPr="001D0970">
        <w:t>regiões com mais vendas.</w:t>
      </w:r>
    </w:p>
    <w:p w14:paraId="5F4E4F2B" w14:textId="77777777" w:rsidR="001D0970" w:rsidRPr="001D0970" w:rsidRDefault="001D0970" w:rsidP="00864DFF">
      <w:pPr>
        <w:jc w:val="both"/>
      </w:pPr>
      <w:r w:rsidRPr="001D0970">
        <w:pict w14:anchorId="626C98CB">
          <v:rect id="_x0000_i1475" style="width:0;height:1.5pt" o:hralign="center" o:hrstd="t" o:hr="t" fillcolor="#a0a0a0" stroked="f"/>
        </w:pict>
      </w:r>
    </w:p>
    <w:p w14:paraId="5A401EE7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50. Segurança</w:t>
      </w:r>
    </w:p>
    <w:p w14:paraId="68EE6E8A" w14:textId="77777777" w:rsidR="001D0970" w:rsidRPr="001D0970" w:rsidRDefault="001D0970" w:rsidP="00864DFF">
      <w:pPr>
        <w:jc w:val="both"/>
      </w:pPr>
      <w:r w:rsidRPr="001D0970">
        <w:t>Nenhum dado crítico será confiado ao navegador.</w:t>
      </w:r>
    </w:p>
    <w:p w14:paraId="1E13902F" w14:textId="77777777" w:rsidR="001D0970" w:rsidRPr="001D0970" w:rsidRDefault="001D0970" w:rsidP="00864DFF">
      <w:pPr>
        <w:jc w:val="both"/>
      </w:pPr>
      <w:r w:rsidRPr="001D0970">
        <w:t>Preço, estoque, descontos e pagamento serão validados no servidor.</w:t>
      </w:r>
    </w:p>
    <w:p w14:paraId="6F8F0BB3" w14:textId="77777777" w:rsidR="001D0970" w:rsidRPr="001D0970" w:rsidRDefault="001D0970" w:rsidP="00864DFF">
      <w:pPr>
        <w:jc w:val="both"/>
      </w:pPr>
      <w:r w:rsidRPr="001D0970">
        <w:t>A plataforma deverá possuir:</w:t>
      </w:r>
    </w:p>
    <w:p w14:paraId="5DC0CDCF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autenticação segura;</w:t>
      </w:r>
    </w:p>
    <w:p w14:paraId="48A45ABC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autorização por perfil;</w:t>
      </w:r>
    </w:p>
    <w:p w14:paraId="6439C4A6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RLS;</w:t>
      </w:r>
    </w:p>
    <w:p w14:paraId="1739F2CB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 xml:space="preserve">validação </w:t>
      </w:r>
      <w:proofErr w:type="gramStart"/>
      <w:r w:rsidRPr="001D0970">
        <w:t>server</w:t>
      </w:r>
      <w:proofErr w:type="gramEnd"/>
      <w:r w:rsidRPr="001D0970">
        <w:t>-</w:t>
      </w:r>
      <w:proofErr w:type="spellStart"/>
      <w:r w:rsidRPr="001D0970">
        <w:t>side</w:t>
      </w:r>
      <w:proofErr w:type="spellEnd"/>
      <w:r w:rsidRPr="001D0970">
        <w:t>;</w:t>
      </w:r>
    </w:p>
    <w:p w14:paraId="25240B19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 xml:space="preserve">rate </w:t>
      </w:r>
      <w:proofErr w:type="spellStart"/>
      <w:r w:rsidRPr="001D0970">
        <w:t>limiting</w:t>
      </w:r>
      <w:proofErr w:type="spellEnd"/>
      <w:r w:rsidRPr="001D0970">
        <w:t>;</w:t>
      </w:r>
    </w:p>
    <w:p w14:paraId="72CA7E25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 xml:space="preserve">proteção </w:t>
      </w:r>
      <w:proofErr w:type="spellStart"/>
      <w:r w:rsidRPr="001D0970">
        <w:t>antibot</w:t>
      </w:r>
      <w:proofErr w:type="spellEnd"/>
      <w:r w:rsidRPr="001D0970">
        <w:t xml:space="preserve"> quando necessária;</w:t>
      </w:r>
    </w:p>
    <w:p w14:paraId="5D5636E5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validação de uploads;</w:t>
      </w:r>
    </w:p>
    <w:p w14:paraId="4F84C6EF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logs;</w:t>
      </w:r>
    </w:p>
    <w:p w14:paraId="33D08D33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auditoria;</w:t>
      </w:r>
    </w:p>
    <w:p w14:paraId="62C5B737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proteção de rotas administrativas;</w:t>
      </w:r>
    </w:p>
    <w:p w14:paraId="5612A314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operações de pagamento idempotentes;</w:t>
      </w:r>
    </w:p>
    <w:p w14:paraId="240717E6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 xml:space="preserve">proteção de </w:t>
      </w:r>
      <w:proofErr w:type="spellStart"/>
      <w:r w:rsidRPr="001D0970">
        <w:t>webhooks</w:t>
      </w:r>
      <w:proofErr w:type="spellEnd"/>
      <w:r w:rsidRPr="001D0970">
        <w:t>;</w:t>
      </w:r>
    </w:p>
    <w:p w14:paraId="3F2CA008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reservas de estoque;</w:t>
      </w:r>
    </w:p>
    <w:p w14:paraId="2E0425B4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políticas de senha;</w:t>
      </w:r>
    </w:p>
    <w:p w14:paraId="70273936" w14:textId="77777777" w:rsidR="001D0970" w:rsidRPr="001D0970" w:rsidRDefault="001D0970" w:rsidP="00864DFF">
      <w:pPr>
        <w:numPr>
          <w:ilvl w:val="0"/>
          <w:numId w:val="54"/>
        </w:numPr>
        <w:jc w:val="both"/>
      </w:pPr>
      <w:r w:rsidRPr="001D0970">
        <w:t>recuperação segura de conta.</w:t>
      </w:r>
    </w:p>
    <w:p w14:paraId="2BCAD01E" w14:textId="77777777" w:rsidR="001D0970" w:rsidRPr="001D0970" w:rsidRDefault="001D0970" w:rsidP="00864DFF">
      <w:pPr>
        <w:jc w:val="both"/>
      </w:pPr>
      <w:r w:rsidRPr="001D0970">
        <w:pict w14:anchorId="7B2E841A">
          <v:rect id="_x0000_i1476" style="width:0;height:1.5pt" o:hralign="center" o:hrstd="t" o:hr="t" fillcolor="#a0a0a0" stroked="f"/>
        </w:pict>
      </w:r>
    </w:p>
    <w:p w14:paraId="1E9EE059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51. Logs e auditoria</w:t>
      </w:r>
    </w:p>
    <w:p w14:paraId="50117AD1" w14:textId="77777777" w:rsidR="001D0970" w:rsidRPr="001D0970" w:rsidRDefault="001D0970" w:rsidP="00864DFF">
      <w:pPr>
        <w:jc w:val="both"/>
      </w:pPr>
      <w:r w:rsidRPr="001D0970">
        <w:t>Ações administrativas relevantes deverão ser registradas.</w:t>
      </w:r>
    </w:p>
    <w:p w14:paraId="49A17E84" w14:textId="77777777" w:rsidR="001D0970" w:rsidRPr="001D0970" w:rsidRDefault="001D0970" w:rsidP="00864DFF">
      <w:pPr>
        <w:jc w:val="both"/>
      </w:pPr>
      <w:r w:rsidRPr="001D0970">
        <w:t>Exemplo:</w:t>
      </w:r>
    </w:p>
    <w:p w14:paraId="537F5895" w14:textId="77777777" w:rsidR="001D0970" w:rsidRPr="001D0970" w:rsidRDefault="001D0970" w:rsidP="00864DFF">
      <w:pPr>
        <w:jc w:val="both"/>
      </w:pPr>
      <w:r w:rsidRPr="001D0970">
        <w:lastRenderedPageBreak/>
        <w:t>16/08/2026 14:32</w:t>
      </w:r>
      <w:r w:rsidRPr="001D0970">
        <w:br/>
        <w:t>Usuário: Administrador</w:t>
      </w:r>
      <w:r w:rsidRPr="001D0970">
        <w:br/>
        <w:t>Alterou preço da Camiseta UV</w:t>
      </w:r>
      <w:r w:rsidRPr="001D0970">
        <w:br/>
        <w:t>R$ 89,90 → R$ 94,90</w:t>
      </w:r>
    </w:p>
    <w:p w14:paraId="577622AC" w14:textId="77777777" w:rsidR="001D0970" w:rsidRPr="001D0970" w:rsidRDefault="001D0970" w:rsidP="00864DFF">
      <w:pPr>
        <w:jc w:val="both"/>
      </w:pPr>
      <w:r w:rsidRPr="001D0970">
        <w:t>Especialmente para:</w:t>
      </w:r>
    </w:p>
    <w:p w14:paraId="6A1CF274" w14:textId="77777777" w:rsidR="001D0970" w:rsidRPr="001D0970" w:rsidRDefault="001D0970" w:rsidP="00864DFF">
      <w:pPr>
        <w:numPr>
          <w:ilvl w:val="0"/>
          <w:numId w:val="55"/>
        </w:numPr>
        <w:jc w:val="both"/>
      </w:pPr>
      <w:r w:rsidRPr="001D0970">
        <w:t>preços;</w:t>
      </w:r>
    </w:p>
    <w:p w14:paraId="738E4167" w14:textId="77777777" w:rsidR="001D0970" w:rsidRPr="001D0970" w:rsidRDefault="001D0970" w:rsidP="00864DFF">
      <w:pPr>
        <w:numPr>
          <w:ilvl w:val="0"/>
          <w:numId w:val="55"/>
        </w:numPr>
        <w:jc w:val="both"/>
      </w:pPr>
      <w:r w:rsidRPr="001D0970">
        <w:t>estoque;</w:t>
      </w:r>
    </w:p>
    <w:p w14:paraId="336FF086" w14:textId="77777777" w:rsidR="001D0970" w:rsidRPr="001D0970" w:rsidRDefault="001D0970" w:rsidP="00864DFF">
      <w:pPr>
        <w:numPr>
          <w:ilvl w:val="0"/>
          <w:numId w:val="55"/>
        </w:numPr>
        <w:jc w:val="both"/>
      </w:pPr>
      <w:r w:rsidRPr="001D0970">
        <w:t>pedidos;</w:t>
      </w:r>
    </w:p>
    <w:p w14:paraId="686B11EE" w14:textId="77777777" w:rsidR="001D0970" w:rsidRPr="001D0970" w:rsidRDefault="001D0970" w:rsidP="00864DFF">
      <w:pPr>
        <w:numPr>
          <w:ilvl w:val="0"/>
          <w:numId w:val="55"/>
        </w:numPr>
        <w:jc w:val="both"/>
      </w:pPr>
      <w:r w:rsidRPr="001D0970">
        <w:t>pagamentos;</w:t>
      </w:r>
    </w:p>
    <w:p w14:paraId="6E9BBBB6" w14:textId="77777777" w:rsidR="001D0970" w:rsidRPr="001D0970" w:rsidRDefault="001D0970" w:rsidP="00864DFF">
      <w:pPr>
        <w:numPr>
          <w:ilvl w:val="0"/>
          <w:numId w:val="55"/>
        </w:numPr>
        <w:jc w:val="both"/>
      </w:pPr>
      <w:r w:rsidRPr="001D0970">
        <w:t>usuários;</w:t>
      </w:r>
    </w:p>
    <w:p w14:paraId="677D36AB" w14:textId="77777777" w:rsidR="001D0970" w:rsidRPr="001D0970" w:rsidRDefault="001D0970" w:rsidP="00864DFF">
      <w:pPr>
        <w:numPr>
          <w:ilvl w:val="0"/>
          <w:numId w:val="55"/>
        </w:numPr>
        <w:jc w:val="both"/>
      </w:pPr>
      <w:r w:rsidRPr="001D0970">
        <w:t>permissões;</w:t>
      </w:r>
    </w:p>
    <w:p w14:paraId="49A71A35" w14:textId="77777777" w:rsidR="001D0970" w:rsidRPr="001D0970" w:rsidRDefault="001D0970" w:rsidP="00864DFF">
      <w:pPr>
        <w:numPr>
          <w:ilvl w:val="0"/>
          <w:numId w:val="55"/>
        </w:numPr>
        <w:jc w:val="both"/>
      </w:pPr>
      <w:r w:rsidRPr="001D0970">
        <w:t>regras comerciais.</w:t>
      </w:r>
    </w:p>
    <w:p w14:paraId="2AA54629" w14:textId="77777777" w:rsidR="001D0970" w:rsidRPr="001D0970" w:rsidRDefault="001D0970" w:rsidP="00864DFF">
      <w:pPr>
        <w:jc w:val="both"/>
      </w:pPr>
      <w:r w:rsidRPr="001D0970">
        <w:pict w14:anchorId="428EC9EA">
          <v:rect id="_x0000_i1477" style="width:0;height:1.5pt" o:hralign="center" o:hrstd="t" o:hr="t" fillcolor="#a0a0a0" stroked="f"/>
        </w:pict>
      </w:r>
    </w:p>
    <w:p w14:paraId="218163B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52. LGPD e documentos</w:t>
      </w:r>
    </w:p>
    <w:p w14:paraId="7BDC497C" w14:textId="77777777" w:rsidR="001D0970" w:rsidRPr="001D0970" w:rsidRDefault="001D0970" w:rsidP="00864DFF">
      <w:pPr>
        <w:jc w:val="both"/>
      </w:pPr>
      <w:r w:rsidRPr="001D0970">
        <w:t>Serão necessários:</w:t>
      </w:r>
    </w:p>
    <w:p w14:paraId="4CFC159A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Política de Privacidade;</w:t>
      </w:r>
    </w:p>
    <w:p w14:paraId="7DD5A303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Termos de Uso;</w:t>
      </w:r>
    </w:p>
    <w:p w14:paraId="07DBA3C7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Política de Cookies;</w:t>
      </w:r>
    </w:p>
    <w:p w14:paraId="1026BC2C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Política de Compra;</w:t>
      </w:r>
    </w:p>
    <w:p w14:paraId="390DA446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Política de Entrega;</w:t>
      </w:r>
    </w:p>
    <w:p w14:paraId="5B63E56C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Política de Troca;</w:t>
      </w:r>
    </w:p>
    <w:p w14:paraId="226551D4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Política de Devolução;</w:t>
      </w:r>
    </w:p>
    <w:p w14:paraId="2400F394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Política de Reembolso;</w:t>
      </w:r>
    </w:p>
    <w:p w14:paraId="538D4C22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tratamento de dados;</w:t>
      </w:r>
    </w:p>
    <w:p w14:paraId="6EAE863F" w14:textId="77777777" w:rsidR="001D0970" w:rsidRPr="001D0970" w:rsidRDefault="001D0970" w:rsidP="00864DFF">
      <w:pPr>
        <w:numPr>
          <w:ilvl w:val="0"/>
          <w:numId w:val="56"/>
        </w:numPr>
        <w:jc w:val="both"/>
      </w:pPr>
      <w:r w:rsidRPr="001D0970">
        <w:t>exclusão de conta.</w:t>
      </w:r>
    </w:p>
    <w:p w14:paraId="38610D2F" w14:textId="77777777" w:rsidR="001D0970" w:rsidRPr="001D0970" w:rsidRDefault="001D0970" w:rsidP="00864DFF">
      <w:pPr>
        <w:jc w:val="both"/>
      </w:pPr>
      <w:r w:rsidRPr="001D0970">
        <w:t>A redação definitiva deverá refletir as práticas reais da empresa.</w:t>
      </w:r>
    </w:p>
    <w:p w14:paraId="7E4385EF" w14:textId="77777777" w:rsidR="001D0970" w:rsidRPr="001D0970" w:rsidRDefault="001D0970" w:rsidP="00864DFF">
      <w:pPr>
        <w:jc w:val="both"/>
      </w:pPr>
      <w:r w:rsidRPr="001D0970">
        <w:pict w14:anchorId="7AE4E235">
          <v:rect id="_x0000_i1478" style="width:0;height:1.5pt" o:hralign="center" o:hrstd="t" o:hr="t" fillcolor="#a0a0a0" stroked="f"/>
        </w:pict>
      </w:r>
    </w:p>
    <w:p w14:paraId="7F76150F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53. Tecnologias previstas</w:t>
      </w:r>
    </w:p>
    <w:p w14:paraId="7012EEBC" w14:textId="77777777" w:rsidR="001D0970" w:rsidRPr="001D0970" w:rsidRDefault="001D0970" w:rsidP="00864DFF">
      <w:pPr>
        <w:jc w:val="both"/>
        <w:rPr>
          <w:b/>
          <w:bCs/>
        </w:rPr>
      </w:pPr>
      <w:proofErr w:type="spellStart"/>
      <w:r w:rsidRPr="001D0970">
        <w:rPr>
          <w:b/>
          <w:bCs/>
        </w:rPr>
        <w:lastRenderedPageBreak/>
        <w:t>Frontend</w:t>
      </w:r>
      <w:proofErr w:type="spellEnd"/>
    </w:p>
    <w:p w14:paraId="215DA01B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 xml:space="preserve">Next.js + </w:t>
      </w:r>
      <w:proofErr w:type="spellStart"/>
      <w:r w:rsidRPr="001D0970">
        <w:rPr>
          <w:b/>
          <w:bCs/>
        </w:rPr>
        <w:t>React</w:t>
      </w:r>
      <w:proofErr w:type="spellEnd"/>
      <w:r w:rsidRPr="001D0970">
        <w:rPr>
          <w:b/>
          <w:bCs/>
        </w:rPr>
        <w:t xml:space="preserve"> + </w:t>
      </w:r>
      <w:proofErr w:type="spellStart"/>
      <w:r w:rsidRPr="001D0970">
        <w:rPr>
          <w:b/>
          <w:bCs/>
        </w:rPr>
        <w:t>TypeScript</w:t>
      </w:r>
      <w:proofErr w:type="spellEnd"/>
    </w:p>
    <w:p w14:paraId="1FD3DE6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Banco</w:t>
      </w:r>
    </w:p>
    <w:p w14:paraId="1E0746BF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 xml:space="preserve">PostgreSQL / </w:t>
      </w:r>
      <w:proofErr w:type="spellStart"/>
      <w:r w:rsidRPr="001D0970">
        <w:rPr>
          <w:b/>
          <w:bCs/>
        </w:rPr>
        <w:t>Supabase</w:t>
      </w:r>
      <w:proofErr w:type="spellEnd"/>
    </w:p>
    <w:p w14:paraId="1831CB81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Autenticação</w:t>
      </w:r>
    </w:p>
    <w:p w14:paraId="4958DD98" w14:textId="77777777" w:rsidR="001D0970" w:rsidRPr="001D0970" w:rsidRDefault="001D0970" w:rsidP="00864DFF">
      <w:pPr>
        <w:jc w:val="both"/>
      </w:pPr>
      <w:proofErr w:type="spellStart"/>
      <w:r w:rsidRPr="001D0970">
        <w:rPr>
          <w:b/>
          <w:bCs/>
        </w:rPr>
        <w:t>Supabase</w:t>
      </w:r>
      <w:proofErr w:type="spellEnd"/>
      <w:r w:rsidRPr="001D0970">
        <w:rPr>
          <w:b/>
          <w:bCs/>
        </w:rPr>
        <w:t xml:space="preserve"> </w:t>
      </w:r>
      <w:proofErr w:type="spellStart"/>
      <w:r w:rsidRPr="001D0970">
        <w:rPr>
          <w:b/>
          <w:bCs/>
        </w:rPr>
        <w:t>Auth</w:t>
      </w:r>
      <w:proofErr w:type="spellEnd"/>
    </w:p>
    <w:p w14:paraId="7139DFDD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Arquivos</w:t>
      </w:r>
    </w:p>
    <w:p w14:paraId="544E24B5" w14:textId="77777777" w:rsidR="001D0970" w:rsidRPr="001D0970" w:rsidRDefault="001D0970" w:rsidP="00864DFF">
      <w:pPr>
        <w:jc w:val="both"/>
      </w:pPr>
      <w:proofErr w:type="spellStart"/>
      <w:r w:rsidRPr="001D0970">
        <w:rPr>
          <w:b/>
          <w:bCs/>
        </w:rPr>
        <w:t>Supabase</w:t>
      </w:r>
      <w:proofErr w:type="spellEnd"/>
      <w:r w:rsidRPr="001D0970">
        <w:rPr>
          <w:b/>
          <w:bCs/>
        </w:rPr>
        <w:t xml:space="preserve"> </w:t>
      </w:r>
      <w:proofErr w:type="spellStart"/>
      <w:r w:rsidRPr="001D0970">
        <w:rPr>
          <w:b/>
          <w:bCs/>
        </w:rPr>
        <w:t>Storage</w:t>
      </w:r>
      <w:proofErr w:type="spellEnd"/>
    </w:p>
    <w:p w14:paraId="54E324AB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Código</w:t>
      </w:r>
    </w:p>
    <w:p w14:paraId="2902AA0F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GitHub</w:t>
      </w:r>
    </w:p>
    <w:p w14:paraId="6642D78A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Desenvolvimento</w:t>
      </w:r>
    </w:p>
    <w:p w14:paraId="2D53BE06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 xml:space="preserve">VS </w:t>
      </w:r>
      <w:proofErr w:type="spellStart"/>
      <w:r w:rsidRPr="001D0970">
        <w:rPr>
          <w:b/>
          <w:bCs/>
        </w:rPr>
        <w:t>Code</w:t>
      </w:r>
      <w:proofErr w:type="spellEnd"/>
      <w:r w:rsidRPr="001D0970">
        <w:rPr>
          <w:b/>
          <w:bCs/>
        </w:rPr>
        <w:t xml:space="preserve"> + Codex + ChatGPT</w:t>
      </w:r>
    </w:p>
    <w:p w14:paraId="00ADAD72" w14:textId="77777777" w:rsidR="001D0970" w:rsidRPr="001D0970" w:rsidRDefault="001D0970" w:rsidP="00864DFF">
      <w:pPr>
        <w:jc w:val="both"/>
        <w:rPr>
          <w:b/>
          <w:bCs/>
        </w:rPr>
      </w:pPr>
      <w:proofErr w:type="spellStart"/>
      <w:r w:rsidRPr="001D0970">
        <w:rPr>
          <w:b/>
          <w:bCs/>
        </w:rPr>
        <w:t>Deploy</w:t>
      </w:r>
      <w:proofErr w:type="spellEnd"/>
      <w:r w:rsidRPr="001D0970">
        <w:rPr>
          <w:b/>
          <w:bCs/>
        </w:rPr>
        <w:t xml:space="preserve"> de desenvolvimento</w:t>
      </w:r>
    </w:p>
    <w:p w14:paraId="21E3A9E9" w14:textId="77777777" w:rsidR="001D0970" w:rsidRPr="001D0970" w:rsidRDefault="001D0970" w:rsidP="00864DFF">
      <w:pPr>
        <w:jc w:val="both"/>
      </w:pPr>
      <w:proofErr w:type="spellStart"/>
      <w:r w:rsidRPr="001D0970">
        <w:rPr>
          <w:b/>
          <w:bCs/>
        </w:rPr>
        <w:t>Netlify</w:t>
      </w:r>
      <w:proofErr w:type="spellEnd"/>
    </w:p>
    <w:p w14:paraId="35FA0BAA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Produção</w:t>
      </w:r>
    </w:p>
    <w:p w14:paraId="549E4AB1" w14:textId="77777777" w:rsidR="001D0970" w:rsidRPr="001D0970" w:rsidRDefault="001D0970" w:rsidP="00864DFF">
      <w:pPr>
        <w:jc w:val="both"/>
      </w:pPr>
      <w:r w:rsidRPr="001D0970">
        <w:t>A definir depois da análise do plano de hospedagem contratado pela cliente.</w:t>
      </w:r>
    </w:p>
    <w:p w14:paraId="57A446DC" w14:textId="77777777" w:rsidR="001D0970" w:rsidRPr="001D0970" w:rsidRDefault="001D0970" w:rsidP="00864DFF">
      <w:pPr>
        <w:jc w:val="both"/>
      </w:pPr>
      <w:r w:rsidRPr="001D0970">
        <w:pict w14:anchorId="39C7010B">
          <v:rect id="_x0000_i1479" style="width:0;height:1.5pt" o:hralign="center" o:hrstd="t" o:hr="t" fillcolor="#a0a0a0" stroked="f"/>
        </w:pict>
      </w:r>
    </w:p>
    <w:p w14:paraId="543F489A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54. Estrutura inicial prevista do banco</w:t>
      </w:r>
    </w:p>
    <w:p w14:paraId="1AD11E41" w14:textId="77777777" w:rsidR="001D0970" w:rsidRPr="001D0970" w:rsidRDefault="001D0970" w:rsidP="00864DFF">
      <w:pPr>
        <w:jc w:val="both"/>
      </w:pPr>
      <w:r w:rsidRPr="001D0970">
        <w:t>Entidades principais:</w:t>
      </w:r>
    </w:p>
    <w:p w14:paraId="63826313" w14:textId="77777777" w:rsidR="001D0970" w:rsidRPr="001D0970" w:rsidRDefault="001D0970" w:rsidP="00864DFF">
      <w:pPr>
        <w:numPr>
          <w:ilvl w:val="0"/>
          <w:numId w:val="57"/>
        </w:numPr>
        <w:jc w:val="both"/>
      </w:pPr>
      <w:r w:rsidRPr="001D0970">
        <w:t>profiles</w:t>
      </w:r>
    </w:p>
    <w:p w14:paraId="1C1FCA56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customers</w:t>
      </w:r>
      <w:proofErr w:type="spellEnd"/>
    </w:p>
    <w:p w14:paraId="0AA21771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customer_addresses</w:t>
      </w:r>
      <w:proofErr w:type="spellEnd"/>
    </w:p>
    <w:p w14:paraId="076A077F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staff_users</w:t>
      </w:r>
      <w:proofErr w:type="spellEnd"/>
    </w:p>
    <w:p w14:paraId="09AE4485" w14:textId="77777777" w:rsidR="001D0970" w:rsidRPr="001D0970" w:rsidRDefault="001D0970" w:rsidP="00864DFF">
      <w:pPr>
        <w:numPr>
          <w:ilvl w:val="0"/>
          <w:numId w:val="57"/>
        </w:numPr>
        <w:jc w:val="both"/>
      </w:pPr>
      <w:r w:rsidRPr="001D0970">
        <w:t>roles</w:t>
      </w:r>
    </w:p>
    <w:p w14:paraId="7D874A53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permissions</w:t>
      </w:r>
      <w:proofErr w:type="spellEnd"/>
    </w:p>
    <w:p w14:paraId="4A3B5234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categories</w:t>
      </w:r>
      <w:proofErr w:type="spellEnd"/>
    </w:p>
    <w:p w14:paraId="60CD7F10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products</w:t>
      </w:r>
      <w:proofErr w:type="spellEnd"/>
    </w:p>
    <w:p w14:paraId="4690716A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lastRenderedPageBreak/>
        <w:t>product_variants</w:t>
      </w:r>
      <w:proofErr w:type="spellEnd"/>
    </w:p>
    <w:p w14:paraId="2E5BB8DD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colors</w:t>
      </w:r>
      <w:proofErr w:type="spellEnd"/>
    </w:p>
    <w:p w14:paraId="0FCFC975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sizes</w:t>
      </w:r>
      <w:proofErr w:type="spellEnd"/>
    </w:p>
    <w:p w14:paraId="317058CF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product_images</w:t>
      </w:r>
      <w:proofErr w:type="spellEnd"/>
    </w:p>
    <w:p w14:paraId="3E0BC5BB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size_guides</w:t>
      </w:r>
      <w:proofErr w:type="spellEnd"/>
    </w:p>
    <w:p w14:paraId="64AD6A2D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attributes</w:t>
      </w:r>
      <w:proofErr w:type="spellEnd"/>
    </w:p>
    <w:p w14:paraId="6BCF38FB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product_attribute_values</w:t>
      </w:r>
      <w:proofErr w:type="spellEnd"/>
    </w:p>
    <w:p w14:paraId="07C9DFF6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inventory</w:t>
      </w:r>
      <w:proofErr w:type="spellEnd"/>
    </w:p>
    <w:p w14:paraId="66A18DB2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inventory_movements</w:t>
      </w:r>
      <w:proofErr w:type="spellEnd"/>
    </w:p>
    <w:p w14:paraId="5EC5E1BE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inventory_reservations</w:t>
      </w:r>
      <w:proofErr w:type="spellEnd"/>
    </w:p>
    <w:p w14:paraId="68722E6E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wholesale_rules</w:t>
      </w:r>
      <w:proofErr w:type="spellEnd"/>
    </w:p>
    <w:p w14:paraId="7F6C2E30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carts</w:t>
      </w:r>
      <w:proofErr w:type="spellEnd"/>
    </w:p>
    <w:p w14:paraId="7434EDC8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cart_items</w:t>
      </w:r>
      <w:proofErr w:type="spellEnd"/>
    </w:p>
    <w:p w14:paraId="2D9305B9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orders</w:t>
      </w:r>
      <w:proofErr w:type="spellEnd"/>
    </w:p>
    <w:p w14:paraId="7C4F4B9E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order_items</w:t>
      </w:r>
      <w:proofErr w:type="spellEnd"/>
    </w:p>
    <w:p w14:paraId="0914DC32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payments</w:t>
      </w:r>
      <w:proofErr w:type="spellEnd"/>
    </w:p>
    <w:p w14:paraId="00501DF2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shipments</w:t>
      </w:r>
      <w:proofErr w:type="spellEnd"/>
    </w:p>
    <w:p w14:paraId="1C996DBC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shipment_events</w:t>
      </w:r>
      <w:proofErr w:type="spellEnd"/>
    </w:p>
    <w:p w14:paraId="45138E34" w14:textId="77777777" w:rsidR="001D0970" w:rsidRPr="001D0970" w:rsidRDefault="001D0970" w:rsidP="00864DFF">
      <w:pPr>
        <w:numPr>
          <w:ilvl w:val="0"/>
          <w:numId w:val="57"/>
        </w:numPr>
        <w:jc w:val="both"/>
      </w:pPr>
      <w:r w:rsidRPr="001D0970">
        <w:t>favorites</w:t>
      </w:r>
    </w:p>
    <w:p w14:paraId="1A433F01" w14:textId="77777777" w:rsidR="001D0970" w:rsidRPr="001D0970" w:rsidRDefault="001D0970" w:rsidP="00864DFF">
      <w:pPr>
        <w:numPr>
          <w:ilvl w:val="0"/>
          <w:numId w:val="57"/>
        </w:numPr>
        <w:jc w:val="both"/>
      </w:pPr>
      <w:r w:rsidRPr="001D0970">
        <w:t>reviews</w:t>
      </w:r>
    </w:p>
    <w:p w14:paraId="20D4C23C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review_images</w:t>
      </w:r>
      <w:proofErr w:type="spellEnd"/>
    </w:p>
    <w:p w14:paraId="1D2C4C78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questions</w:t>
      </w:r>
      <w:proofErr w:type="spellEnd"/>
    </w:p>
    <w:p w14:paraId="477E54CF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answers</w:t>
      </w:r>
      <w:proofErr w:type="spellEnd"/>
    </w:p>
    <w:p w14:paraId="54887266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restock_notifications</w:t>
      </w:r>
      <w:proofErr w:type="spellEnd"/>
    </w:p>
    <w:p w14:paraId="11998DCC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support_tickets</w:t>
      </w:r>
      <w:proofErr w:type="spellEnd"/>
    </w:p>
    <w:p w14:paraId="4AE17D50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support_messages</w:t>
      </w:r>
      <w:proofErr w:type="spellEnd"/>
    </w:p>
    <w:p w14:paraId="4791345D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store_settings</w:t>
      </w:r>
      <w:proofErr w:type="spellEnd"/>
    </w:p>
    <w:p w14:paraId="2892A682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lastRenderedPageBreak/>
        <w:t>payment_settings</w:t>
      </w:r>
      <w:proofErr w:type="spellEnd"/>
    </w:p>
    <w:p w14:paraId="1D0A9116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shipping_settings</w:t>
      </w:r>
      <w:proofErr w:type="spellEnd"/>
    </w:p>
    <w:p w14:paraId="396CB3E3" w14:textId="77777777" w:rsidR="001D0970" w:rsidRPr="001D0970" w:rsidRDefault="001D0970" w:rsidP="00864DFF">
      <w:pPr>
        <w:numPr>
          <w:ilvl w:val="0"/>
          <w:numId w:val="57"/>
        </w:numPr>
        <w:jc w:val="both"/>
      </w:pPr>
      <w:proofErr w:type="spellStart"/>
      <w:r w:rsidRPr="001D0970">
        <w:t>audit_logs</w:t>
      </w:r>
      <w:proofErr w:type="spellEnd"/>
    </w:p>
    <w:p w14:paraId="1A3DDC77" w14:textId="77777777" w:rsidR="001D0970" w:rsidRPr="001D0970" w:rsidRDefault="001D0970" w:rsidP="00864DFF">
      <w:pPr>
        <w:jc w:val="both"/>
      </w:pPr>
      <w:r w:rsidRPr="001D0970">
        <w:t>Essa lista ainda não representa o SQL final.</w:t>
      </w:r>
    </w:p>
    <w:p w14:paraId="523F8244" w14:textId="77777777" w:rsidR="001D0970" w:rsidRPr="001D0970" w:rsidRDefault="001D0970" w:rsidP="00864DFF">
      <w:pPr>
        <w:jc w:val="both"/>
      </w:pPr>
      <w:r w:rsidRPr="001D0970">
        <w:pict w14:anchorId="227FCB27">
          <v:rect id="_x0000_i1480" style="width:0;height:1.5pt" o:hralign="center" o:hrstd="t" o:hr="t" fillcolor="#a0a0a0" stroked="f"/>
        </w:pict>
      </w:r>
    </w:p>
    <w:p w14:paraId="69755E04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55. Princípio de configuração</w:t>
      </w:r>
    </w:p>
    <w:p w14:paraId="56A4AE32" w14:textId="77777777" w:rsidR="001D0970" w:rsidRPr="001D0970" w:rsidRDefault="001D0970" w:rsidP="00864DFF">
      <w:pPr>
        <w:jc w:val="both"/>
      </w:pPr>
      <w:r w:rsidRPr="001D0970">
        <w:t>Uma regra fundamental do projeto será:</w:t>
      </w:r>
    </w:p>
    <w:p w14:paraId="06BB9FD7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O que pode razoavelmente mudar na operação não deve ficar fixado no código.</w:t>
      </w:r>
    </w:p>
    <w:p w14:paraId="66EFAF41" w14:textId="77777777" w:rsidR="001D0970" w:rsidRPr="001D0970" w:rsidRDefault="001D0970" w:rsidP="00864DFF">
      <w:pPr>
        <w:jc w:val="both"/>
      </w:pPr>
      <w:r w:rsidRPr="001D0970">
        <w:t>Exemplos:</w:t>
      </w:r>
    </w:p>
    <w:p w14:paraId="14233AA4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frete grátis;</w:t>
      </w:r>
    </w:p>
    <w:p w14:paraId="268D59E1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desconto PIX;</w:t>
      </w:r>
    </w:p>
    <w:p w14:paraId="17BDDE57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parcelas;</w:t>
      </w:r>
    </w:p>
    <w:p w14:paraId="6A075BA9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atacado;</w:t>
      </w:r>
    </w:p>
    <w:p w14:paraId="37545B1B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estoque mínimo;</w:t>
      </w:r>
    </w:p>
    <w:p w14:paraId="3A37E630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retirada presencial;</w:t>
      </w:r>
    </w:p>
    <w:p w14:paraId="0D868EF1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categorias;</w:t>
      </w:r>
    </w:p>
    <w:p w14:paraId="7E265C4F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banners;</w:t>
      </w:r>
    </w:p>
    <w:p w14:paraId="20B03BB6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produtos;</w:t>
      </w:r>
    </w:p>
    <w:p w14:paraId="23EF7615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atributos;</w:t>
      </w:r>
    </w:p>
    <w:p w14:paraId="3491C99D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preços;</w:t>
      </w:r>
    </w:p>
    <w:p w14:paraId="57F05889" w14:textId="77777777" w:rsidR="001D0970" w:rsidRPr="001D0970" w:rsidRDefault="001D0970" w:rsidP="00864DFF">
      <w:pPr>
        <w:numPr>
          <w:ilvl w:val="0"/>
          <w:numId w:val="58"/>
        </w:numPr>
        <w:jc w:val="both"/>
      </w:pPr>
      <w:r w:rsidRPr="001D0970">
        <w:t>métodos disponíveis.</w:t>
      </w:r>
    </w:p>
    <w:p w14:paraId="3A816B11" w14:textId="77777777" w:rsidR="001D0970" w:rsidRPr="001D0970" w:rsidRDefault="001D0970" w:rsidP="00864DFF">
      <w:pPr>
        <w:jc w:val="both"/>
      </w:pPr>
      <w:r w:rsidRPr="001D0970">
        <w:t>Esses itens deverão ser administrados pelo painel.</w:t>
      </w:r>
    </w:p>
    <w:p w14:paraId="11F54937" w14:textId="77777777" w:rsidR="001D0970" w:rsidRPr="001D0970" w:rsidRDefault="001D0970" w:rsidP="00864DFF">
      <w:pPr>
        <w:jc w:val="both"/>
      </w:pPr>
      <w:r w:rsidRPr="001D0970">
        <w:pict w14:anchorId="1BA16DF0">
          <v:rect id="_x0000_i1481" style="width:0;height:1.5pt" o:hralign="center" o:hrstd="t" o:hr="t" fillcolor="#a0a0a0" stroked="f"/>
        </w:pict>
      </w:r>
    </w:p>
    <w:p w14:paraId="0A0674E3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56. MVP comercial</w:t>
      </w:r>
    </w:p>
    <w:p w14:paraId="34BEDAE5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Fase 1 — Essencial</w:t>
      </w:r>
    </w:p>
    <w:p w14:paraId="18E04009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Home</w:t>
      </w:r>
    </w:p>
    <w:p w14:paraId="6E055FA0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catálogo</w:t>
      </w:r>
    </w:p>
    <w:p w14:paraId="5F326C78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lastRenderedPageBreak/>
        <w:t>produtos</w:t>
      </w:r>
    </w:p>
    <w:p w14:paraId="2C780E70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variações</w:t>
      </w:r>
    </w:p>
    <w:p w14:paraId="14CEA62C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fotos por cor</w:t>
      </w:r>
    </w:p>
    <w:p w14:paraId="56C9A466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atributos</w:t>
      </w:r>
    </w:p>
    <w:p w14:paraId="10B4C2A9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filtros</w:t>
      </w:r>
    </w:p>
    <w:p w14:paraId="019C8C90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busca</w:t>
      </w:r>
    </w:p>
    <w:p w14:paraId="6DC92882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carrinho</w:t>
      </w:r>
    </w:p>
    <w:p w14:paraId="5923E5E8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atacado configurável</w:t>
      </w:r>
    </w:p>
    <w:p w14:paraId="5137E333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checkout</w:t>
      </w:r>
    </w:p>
    <w:p w14:paraId="68140746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conta opcional</w:t>
      </w:r>
    </w:p>
    <w:p w14:paraId="6367E9E9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Google/e-mail</w:t>
      </w:r>
    </w:p>
    <w:p w14:paraId="2485758D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pagamento</w:t>
      </w:r>
    </w:p>
    <w:p w14:paraId="2EFB56E6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frete</w:t>
      </w:r>
    </w:p>
    <w:p w14:paraId="7B4183A0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estoque</w:t>
      </w:r>
    </w:p>
    <w:p w14:paraId="1B639BAC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reserva de estoque</w:t>
      </w:r>
    </w:p>
    <w:p w14:paraId="5757C36A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pedidos</w:t>
      </w:r>
    </w:p>
    <w:p w14:paraId="5CF0A09C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rastreamento</w:t>
      </w:r>
    </w:p>
    <w:p w14:paraId="164E581E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etiquetas</w:t>
      </w:r>
    </w:p>
    <w:p w14:paraId="56972966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painel administrativo</w:t>
      </w:r>
    </w:p>
    <w:p w14:paraId="001C183B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PDV/balcão</w:t>
      </w:r>
    </w:p>
    <w:p w14:paraId="50DA51AB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dashboard</w:t>
      </w:r>
    </w:p>
    <w:p w14:paraId="627BFCD7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usuários internos</w:t>
      </w:r>
    </w:p>
    <w:p w14:paraId="499FA5A9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permissões</w:t>
      </w:r>
    </w:p>
    <w:p w14:paraId="0CA33145" w14:textId="77777777" w:rsidR="001D0970" w:rsidRPr="001D0970" w:rsidRDefault="001D0970" w:rsidP="00864DFF">
      <w:pPr>
        <w:numPr>
          <w:ilvl w:val="0"/>
          <w:numId w:val="59"/>
        </w:numPr>
        <w:jc w:val="both"/>
      </w:pPr>
      <w:r w:rsidRPr="001D0970">
        <w:t>SEO</w:t>
      </w:r>
    </w:p>
    <w:p w14:paraId="6BA5D49E" w14:textId="77777777" w:rsidR="001D0970" w:rsidRPr="001D0970" w:rsidRDefault="001D0970" w:rsidP="00864DFF">
      <w:pPr>
        <w:jc w:val="both"/>
      </w:pPr>
      <w:r w:rsidRPr="001D0970">
        <w:pict w14:anchorId="1B0350B4">
          <v:rect id="_x0000_i1482" style="width:0;height:1.5pt" o:hralign="center" o:hrstd="t" o:hr="t" fillcolor="#a0a0a0" stroked="f"/>
        </w:pict>
      </w:r>
    </w:p>
    <w:p w14:paraId="53DAA636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57. Fase 2</w:t>
      </w:r>
    </w:p>
    <w:p w14:paraId="0627465A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t>avaliações com imagens;</w:t>
      </w:r>
    </w:p>
    <w:p w14:paraId="2BC2B148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lastRenderedPageBreak/>
        <w:t>perguntas públicas;</w:t>
      </w:r>
    </w:p>
    <w:p w14:paraId="6717CEAD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t>pós-venda;</w:t>
      </w:r>
    </w:p>
    <w:p w14:paraId="1760B38B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t>troca/devolução;</w:t>
      </w:r>
    </w:p>
    <w:p w14:paraId="73D4962A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t>favoritos;</w:t>
      </w:r>
    </w:p>
    <w:p w14:paraId="3D91ABB7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t>aviso de reposição;</w:t>
      </w:r>
    </w:p>
    <w:p w14:paraId="18755909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t>relatórios avançados;</w:t>
      </w:r>
    </w:p>
    <w:p w14:paraId="68E561AB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t>Google Shopping;</w:t>
      </w:r>
    </w:p>
    <w:p w14:paraId="42E0CE30" w14:textId="77777777" w:rsidR="001D0970" w:rsidRPr="001D0970" w:rsidRDefault="001D0970" w:rsidP="00864DFF">
      <w:pPr>
        <w:numPr>
          <w:ilvl w:val="0"/>
          <w:numId w:val="60"/>
        </w:numPr>
        <w:jc w:val="both"/>
      </w:pPr>
      <w:r w:rsidRPr="001D0970">
        <w:t>otimizações de conversão.</w:t>
      </w:r>
    </w:p>
    <w:p w14:paraId="4552E4F3" w14:textId="77777777" w:rsidR="001D0970" w:rsidRPr="001D0970" w:rsidRDefault="001D0970" w:rsidP="00864DFF">
      <w:pPr>
        <w:jc w:val="both"/>
      </w:pPr>
      <w:r w:rsidRPr="001D0970">
        <w:t>Alguns desses recursos poderão ser antecipados dependendo da necessidade de lançamento.</w:t>
      </w:r>
    </w:p>
    <w:p w14:paraId="18260C21" w14:textId="77777777" w:rsidR="001D0970" w:rsidRPr="001D0970" w:rsidRDefault="001D0970" w:rsidP="00864DFF">
      <w:pPr>
        <w:jc w:val="both"/>
      </w:pPr>
      <w:r w:rsidRPr="001D0970">
        <w:pict w14:anchorId="693BCBED">
          <v:rect id="_x0000_i1483" style="width:0;height:1.5pt" o:hralign="center" o:hrstd="t" o:hr="t" fillcolor="#a0a0a0" stroked="f"/>
        </w:pict>
      </w:r>
    </w:p>
    <w:p w14:paraId="06AC1D44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58. Fase 3</w:t>
      </w:r>
    </w:p>
    <w:p w14:paraId="13EB73ED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promoções avançadas;</w:t>
      </w:r>
    </w:p>
    <w:p w14:paraId="4ACB03BE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cupons;</w:t>
      </w:r>
    </w:p>
    <w:p w14:paraId="695B7626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automações;</w:t>
      </w:r>
    </w:p>
    <w:p w14:paraId="74D07FBF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recuperação de carrinho;</w:t>
      </w:r>
    </w:p>
    <w:p w14:paraId="7DC1AA75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integração fiscal;</w:t>
      </w:r>
    </w:p>
    <w:p w14:paraId="09B55640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notificações avançadas;</w:t>
      </w:r>
    </w:p>
    <w:p w14:paraId="0CBA7F97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vídeos hospedados;</w:t>
      </w:r>
    </w:p>
    <w:p w14:paraId="69BD6905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inteligência de vendas;</w:t>
      </w:r>
    </w:p>
    <w:p w14:paraId="2272C241" w14:textId="77777777" w:rsidR="001D0970" w:rsidRPr="001D0970" w:rsidRDefault="001D0970" w:rsidP="00864DFF">
      <w:pPr>
        <w:numPr>
          <w:ilvl w:val="0"/>
          <w:numId w:val="61"/>
        </w:numPr>
        <w:jc w:val="both"/>
      </w:pPr>
      <w:r w:rsidRPr="001D0970">
        <w:t>aplicativo.</w:t>
      </w:r>
    </w:p>
    <w:p w14:paraId="2792FE7F" w14:textId="77777777" w:rsidR="001D0970" w:rsidRPr="001D0970" w:rsidRDefault="001D0970" w:rsidP="00864DFF">
      <w:pPr>
        <w:jc w:val="both"/>
      </w:pPr>
      <w:r w:rsidRPr="001D0970">
        <w:pict w14:anchorId="360B2854">
          <v:rect id="_x0000_i1484" style="width:0;height:1.5pt" o:hralign="center" o:hrstd="t" o:hr="t" fillcolor="#a0a0a0" stroked="f"/>
        </w:pict>
      </w:r>
    </w:p>
    <w:p w14:paraId="4D3A2188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59. Primeira apresentação à cliente</w:t>
      </w:r>
    </w:p>
    <w:p w14:paraId="4A253E9D" w14:textId="77777777" w:rsidR="001D0970" w:rsidRPr="001D0970" w:rsidRDefault="001D0970" w:rsidP="00864DFF">
      <w:pPr>
        <w:jc w:val="both"/>
      </w:pPr>
      <w:r w:rsidRPr="001D0970">
        <w:t xml:space="preserve">Objetivo para </w:t>
      </w:r>
      <w:r w:rsidRPr="001D0970">
        <w:rPr>
          <w:b/>
          <w:bCs/>
        </w:rPr>
        <w:t>17/08/2026</w:t>
      </w:r>
      <w:r w:rsidRPr="001D0970">
        <w:t>:</w:t>
      </w:r>
    </w:p>
    <w:p w14:paraId="11DFEF92" w14:textId="77777777" w:rsidR="001D0970" w:rsidRPr="001D0970" w:rsidRDefault="001D0970" w:rsidP="00864DFF">
      <w:pPr>
        <w:jc w:val="both"/>
      </w:pPr>
      <w:r w:rsidRPr="001D0970">
        <w:t>Apresentar uma primeira proposta visual da nova presença digital da Info Trilhas.</w:t>
      </w:r>
    </w:p>
    <w:p w14:paraId="56F6620B" w14:textId="77777777" w:rsidR="001D0970" w:rsidRPr="001D0970" w:rsidRDefault="001D0970" w:rsidP="00864DFF">
      <w:pPr>
        <w:jc w:val="both"/>
      </w:pPr>
      <w:r w:rsidRPr="001D0970">
        <w:t>A demonstração deverá priorizar:</w:t>
      </w:r>
    </w:p>
    <w:p w14:paraId="451C2E11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identidade visual;</w:t>
      </w:r>
    </w:p>
    <w:p w14:paraId="6520157E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lastRenderedPageBreak/>
        <w:t>Home moderna;</w:t>
      </w:r>
    </w:p>
    <w:p w14:paraId="1AE58261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cabeçalho;</w:t>
      </w:r>
    </w:p>
    <w:p w14:paraId="71C78386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navegação;</w:t>
      </w:r>
    </w:p>
    <w:p w14:paraId="0E0DA60A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banner;</w:t>
      </w:r>
    </w:p>
    <w:p w14:paraId="3CA798F0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produtos;</w:t>
      </w:r>
    </w:p>
    <w:p w14:paraId="04A2F7B9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categorias por atividade;</w:t>
      </w:r>
    </w:p>
    <w:p w14:paraId="7B062116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diferenciais tecnológicos;</w:t>
      </w:r>
    </w:p>
    <w:p w14:paraId="353041A1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seção de atacado;</w:t>
      </w:r>
    </w:p>
    <w:p w14:paraId="1752820D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benefícios;</w:t>
      </w:r>
    </w:p>
    <w:p w14:paraId="5353E7EA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rodapé;</w:t>
      </w:r>
    </w:p>
    <w:p w14:paraId="54F4E8E1" w14:textId="77777777" w:rsidR="001D0970" w:rsidRPr="001D0970" w:rsidRDefault="001D0970" w:rsidP="00864DFF">
      <w:pPr>
        <w:numPr>
          <w:ilvl w:val="0"/>
          <w:numId w:val="62"/>
        </w:numPr>
        <w:jc w:val="both"/>
      </w:pPr>
      <w:r w:rsidRPr="001D0970">
        <w:t>experiência responsiva.</w:t>
      </w:r>
    </w:p>
    <w:p w14:paraId="5296D6A7" w14:textId="77777777" w:rsidR="001D0970" w:rsidRPr="001D0970" w:rsidRDefault="001D0970" w:rsidP="00864DFF">
      <w:pPr>
        <w:jc w:val="both"/>
      </w:pPr>
      <w:r w:rsidRPr="001D0970">
        <w:t>Nesta etapa os dados poderão ser demonstrativos.</w:t>
      </w:r>
    </w:p>
    <w:p w14:paraId="7FB5B97A" w14:textId="77777777" w:rsidR="001D0970" w:rsidRPr="001D0970" w:rsidRDefault="001D0970" w:rsidP="00864DFF">
      <w:pPr>
        <w:jc w:val="both"/>
      </w:pPr>
      <w:r w:rsidRPr="001D0970">
        <w:t>O objetivo não será apresentar o e-commerce completo, mas permitir que a cliente responda:</w:t>
      </w:r>
    </w:p>
    <w:p w14:paraId="79998457" w14:textId="77777777" w:rsidR="001D0970" w:rsidRPr="001D0970" w:rsidRDefault="001D0970" w:rsidP="00864DFF">
      <w:pPr>
        <w:jc w:val="both"/>
      </w:pPr>
      <w:r w:rsidRPr="001D0970">
        <w:t>"É essa a imagem que quero para a Info Trilhas?"</w:t>
      </w:r>
    </w:p>
    <w:p w14:paraId="1176E3BC" w14:textId="77777777" w:rsidR="001D0970" w:rsidRPr="001D0970" w:rsidRDefault="001D0970" w:rsidP="00864DFF">
      <w:pPr>
        <w:jc w:val="both"/>
      </w:pPr>
      <w:r w:rsidRPr="001D0970">
        <w:t>A partir dessa validação visual, o projeto será evoluído preservando a arquitetura definida neste documento.</w:t>
      </w:r>
    </w:p>
    <w:p w14:paraId="190B6CF4" w14:textId="77777777" w:rsidR="001D0970" w:rsidRPr="001D0970" w:rsidRDefault="001D0970" w:rsidP="00864DFF">
      <w:pPr>
        <w:jc w:val="both"/>
      </w:pPr>
      <w:r w:rsidRPr="001D0970">
        <w:pict w14:anchorId="6516E133">
          <v:rect id="_x0000_i1485" style="width:0;height:1.5pt" o:hralign="center" o:hrstd="t" o:hr="t" fillcolor="#a0a0a0" stroked="f"/>
        </w:pict>
      </w:r>
    </w:p>
    <w:p w14:paraId="665F9552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60. Pontos ainda pendentes</w:t>
      </w:r>
    </w:p>
    <w:p w14:paraId="7BF04BF8" w14:textId="77777777" w:rsidR="001D0970" w:rsidRPr="001D0970" w:rsidRDefault="001D0970" w:rsidP="00864DFF">
      <w:pPr>
        <w:jc w:val="both"/>
      </w:pPr>
      <w:r w:rsidRPr="001D0970">
        <w:t>Não impedem o início do projeto:</w:t>
      </w:r>
    </w:p>
    <w:p w14:paraId="4C9F597C" w14:textId="77777777" w:rsidR="001D0970" w:rsidRPr="001D0970" w:rsidRDefault="001D0970" w:rsidP="00864DFF">
      <w:pPr>
        <w:numPr>
          <w:ilvl w:val="0"/>
          <w:numId w:val="63"/>
        </w:numPr>
        <w:jc w:val="both"/>
      </w:pPr>
      <w:r w:rsidRPr="001D0970">
        <w:t>regra exata para agrupamento da quantidade mínima de atacado;</w:t>
      </w:r>
    </w:p>
    <w:p w14:paraId="1838D592" w14:textId="77777777" w:rsidR="001D0970" w:rsidRPr="001D0970" w:rsidRDefault="001D0970" w:rsidP="00864DFF">
      <w:pPr>
        <w:numPr>
          <w:ilvl w:val="0"/>
          <w:numId w:val="63"/>
        </w:numPr>
        <w:jc w:val="both"/>
      </w:pPr>
      <w:r w:rsidRPr="001D0970">
        <w:t>gateway de pagamento;</w:t>
      </w:r>
    </w:p>
    <w:p w14:paraId="57660E9D" w14:textId="77777777" w:rsidR="001D0970" w:rsidRPr="001D0970" w:rsidRDefault="001D0970" w:rsidP="00864DFF">
      <w:pPr>
        <w:numPr>
          <w:ilvl w:val="0"/>
          <w:numId w:val="63"/>
        </w:numPr>
        <w:jc w:val="both"/>
      </w:pPr>
      <w:r w:rsidRPr="001D0970">
        <w:t>operador/integração logística principal;</w:t>
      </w:r>
    </w:p>
    <w:p w14:paraId="014B8F4E" w14:textId="77777777" w:rsidR="001D0970" w:rsidRPr="001D0970" w:rsidRDefault="001D0970" w:rsidP="00864DFF">
      <w:pPr>
        <w:numPr>
          <w:ilvl w:val="0"/>
          <w:numId w:val="63"/>
        </w:numPr>
        <w:jc w:val="both"/>
      </w:pPr>
      <w:r w:rsidRPr="001D0970">
        <w:t>domínio definitivo;</w:t>
      </w:r>
    </w:p>
    <w:p w14:paraId="4AC556E3" w14:textId="77777777" w:rsidR="001D0970" w:rsidRPr="001D0970" w:rsidRDefault="001D0970" w:rsidP="00864DFF">
      <w:pPr>
        <w:numPr>
          <w:ilvl w:val="0"/>
          <w:numId w:val="63"/>
        </w:numPr>
        <w:jc w:val="both"/>
      </w:pPr>
      <w:r w:rsidRPr="001D0970">
        <w:t>hospedagem definitiva;</w:t>
      </w:r>
    </w:p>
    <w:p w14:paraId="0FA31B1C" w14:textId="77777777" w:rsidR="001D0970" w:rsidRPr="001D0970" w:rsidRDefault="001D0970" w:rsidP="00864DFF">
      <w:pPr>
        <w:numPr>
          <w:ilvl w:val="0"/>
          <w:numId w:val="63"/>
        </w:numPr>
        <w:jc w:val="both"/>
      </w:pPr>
      <w:r w:rsidRPr="001D0970">
        <w:t>política final de retirada física;</w:t>
      </w:r>
    </w:p>
    <w:p w14:paraId="7F53BB8A" w14:textId="77777777" w:rsidR="001D0970" w:rsidRPr="001D0970" w:rsidRDefault="001D0970" w:rsidP="00864DFF">
      <w:pPr>
        <w:numPr>
          <w:ilvl w:val="0"/>
          <w:numId w:val="63"/>
        </w:numPr>
        <w:jc w:val="both"/>
      </w:pPr>
      <w:r w:rsidRPr="001D0970">
        <w:t>integração fiscal futura;</w:t>
      </w:r>
    </w:p>
    <w:p w14:paraId="4A4E8A14" w14:textId="77777777" w:rsidR="001D0970" w:rsidRPr="001D0970" w:rsidRDefault="001D0970" w:rsidP="00864DFF">
      <w:pPr>
        <w:numPr>
          <w:ilvl w:val="0"/>
          <w:numId w:val="63"/>
        </w:numPr>
        <w:jc w:val="both"/>
      </w:pPr>
      <w:r w:rsidRPr="001D0970">
        <w:t>detalhes finais das permissões do PDV.</w:t>
      </w:r>
    </w:p>
    <w:p w14:paraId="4213FF4D" w14:textId="77777777" w:rsidR="001D0970" w:rsidRPr="001D0970" w:rsidRDefault="001D0970" w:rsidP="00864DFF">
      <w:pPr>
        <w:jc w:val="both"/>
      </w:pPr>
      <w:r w:rsidRPr="001D0970">
        <w:lastRenderedPageBreak/>
        <w:pict w14:anchorId="39CA54B1">
          <v:rect id="_x0000_i1486" style="width:0;height:1.5pt" o:hralign="center" o:hrstd="t" o:hr="t" fillcolor="#a0a0a0" stroked="f"/>
        </w:pict>
      </w:r>
    </w:p>
    <w:p w14:paraId="1436053E" w14:textId="77777777" w:rsidR="001D0970" w:rsidRPr="001D0970" w:rsidRDefault="001D0970" w:rsidP="00864DFF">
      <w:pPr>
        <w:jc w:val="both"/>
        <w:rPr>
          <w:b/>
          <w:bCs/>
        </w:rPr>
      </w:pPr>
      <w:r w:rsidRPr="001D0970">
        <w:rPr>
          <w:b/>
          <w:bCs/>
        </w:rPr>
        <w:t>61. Princípios do desenvolvimento</w:t>
      </w:r>
    </w:p>
    <w:p w14:paraId="7773CDF2" w14:textId="77777777" w:rsidR="001D0970" w:rsidRPr="001D0970" w:rsidRDefault="001D0970" w:rsidP="00864DFF">
      <w:pPr>
        <w:jc w:val="both"/>
      </w:pPr>
      <w:r w:rsidRPr="001D0970">
        <w:t>O projeto deverá priorizar:</w:t>
      </w:r>
    </w:p>
    <w:p w14:paraId="30B0C67C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Segurança</w:t>
      </w:r>
    </w:p>
    <w:p w14:paraId="08BB4969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Confiabilidade</w:t>
      </w:r>
    </w:p>
    <w:p w14:paraId="13FBE3C4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Responsividade</w:t>
      </w:r>
    </w:p>
    <w:p w14:paraId="415D8688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Performance</w:t>
      </w:r>
    </w:p>
    <w:p w14:paraId="3BFEEF51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SEO</w:t>
      </w:r>
    </w:p>
    <w:p w14:paraId="3E2FBD15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Facilidade administrativa</w:t>
      </w:r>
    </w:p>
    <w:p w14:paraId="4875B37B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Escalabilidade</w:t>
      </w:r>
    </w:p>
    <w:p w14:paraId="66736241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Código legível</w:t>
      </w:r>
    </w:p>
    <w:p w14:paraId="738D3904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Histórico e auditoria</w:t>
      </w:r>
    </w:p>
    <w:p w14:paraId="0BD153C1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Experiência do usuário</w:t>
      </w:r>
    </w:p>
    <w:p w14:paraId="7886CBFB" w14:textId="77777777" w:rsidR="001D0970" w:rsidRPr="001D0970" w:rsidRDefault="001D0970" w:rsidP="00864DFF">
      <w:pPr>
        <w:jc w:val="both"/>
      </w:pPr>
      <w:r w:rsidRPr="001D0970">
        <w:t>E principalmente:</w:t>
      </w:r>
    </w:p>
    <w:p w14:paraId="664C5737" w14:textId="77777777" w:rsidR="001D0970" w:rsidRPr="001D0970" w:rsidRDefault="001D0970" w:rsidP="00864DFF">
      <w:pPr>
        <w:jc w:val="both"/>
      </w:pPr>
      <w:r w:rsidRPr="001D0970">
        <w:rPr>
          <w:b/>
          <w:bCs/>
        </w:rPr>
        <w:t>A Info Trilhas deve conseguir operar o negócio sem depender do desenvolvedor para tarefas administrativas comuns.</w:t>
      </w:r>
    </w:p>
    <w:p w14:paraId="1BF82FC1" w14:textId="77777777" w:rsidR="00A14D72" w:rsidRDefault="00A14D72" w:rsidP="00864DFF">
      <w:pPr>
        <w:jc w:val="both"/>
      </w:pPr>
    </w:p>
    <w:sectPr w:rsidR="00A14D72" w:rsidSect="00864DFF">
      <w:headerReference w:type="default" r:id="rId7"/>
      <w:footerReference w:type="default" r:id="rId8"/>
      <w:pgSz w:w="11906" w:h="16838"/>
      <w:pgMar w:top="189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AFE1" w14:textId="77777777" w:rsidR="00C5347A" w:rsidRDefault="00C5347A" w:rsidP="00864DFF">
      <w:pPr>
        <w:spacing w:after="0" w:line="240" w:lineRule="auto"/>
      </w:pPr>
      <w:r>
        <w:separator/>
      </w:r>
    </w:p>
  </w:endnote>
  <w:endnote w:type="continuationSeparator" w:id="0">
    <w:p w14:paraId="1DC568B6" w14:textId="77777777" w:rsidR="00C5347A" w:rsidRDefault="00C5347A" w:rsidP="00864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A5CF" w14:textId="0BA8F86B" w:rsidR="00864DFF" w:rsidRDefault="00864DFF" w:rsidP="00864DFF">
    <w:pPr>
      <w:pStyle w:val="Rodap"/>
      <w:jc w:val="center"/>
    </w:pPr>
    <w:r>
      <w:t>@codeandsolutionsbsb</w:t>
    </w:r>
    <w:r>
      <w:tab/>
    </w:r>
    <w:r>
      <w:tab/>
      <w:t>61 98374-0873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2A05" w14:textId="77777777" w:rsidR="00C5347A" w:rsidRDefault="00C5347A" w:rsidP="00864DFF">
      <w:pPr>
        <w:spacing w:after="0" w:line="240" w:lineRule="auto"/>
      </w:pPr>
      <w:r>
        <w:separator/>
      </w:r>
    </w:p>
  </w:footnote>
  <w:footnote w:type="continuationSeparator" w:id="0">
    <w:p w14:paraId="0490107B" w14:textId="77777777" w:rsidR="00C5347A" w:rsidRDefault="00C5347A" w:rsidP="00864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703A" w14:textId="56EDAF39" w:rsidR="00864DFF" w:rsidRDefault="00864DFF">
    <w:pPr>
      <w:pStyle w:val="Cabealho"/>
    </w:pPr>
    <w:r w:rsidRPr="00864DFF">
      <w:drawing>
        <wp:anchor distT="0" distB="0" distL="114300" distR="114300" simplePos="0" relativeHeight="251658240" behindDoc="0" locked="0" layoutInCell="1" allowOverlap="1" wp14:anchorId="50FEEA9C" wp14:editId="167A82BE">
          <wp:simplePos x="0" y="0"/>
          <wp:positionH relativeFrom="margin">
            <wp:posOffset>-693420</wp:posOffset>
          </wp:positionH>
          <wp:positionV relativeFrom="paragraph">
            <wp:posOffset>-304765</wp:posOffset>
          </wp:positionV>
          <wp:extent cx="749340" cy="655320"/>
          <wp:effectExtent l="0" t="0" r="0" b="0"/>
          <wp:wrapThrough wrapText="bothSides">
            <wp:wrapPolygon edited="0">
              <wp:start x="0" y="0"/>
              <wp:lineTo x="0" y="20721"/>
              <wp:lineTo x="20868" y="20721"/>
              <wp:lineTo x="20868" y="0"/>
              <wp:lineTo x="0" y="0"/>
            </wp:wrapPolygon>
          </wp:wrapThrough>
          <wp:docPr id="86552494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5787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340" cy="655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Code</w:t>
    </w:r>
    <w:proofErr w:type="spellEnd"/>
    <w:r>
      <w:t xml:space="preserve"> </w:t>
    </w:r>
    <w:proofErr w:type="spellStart"/>
    <w:r>
      <w:t>and</w:t>
    </w:r>
    <w:proofErr w:type="spellEnd"/>
    <w:r>
      <w:t xml:space="preserve"> </w:t>
    </w:r>
    <w:proofErr w:type="spellStart"/>
    <w:r>
      <w:t>Solutions</w:t>
    </w:r>
    <w:proofErr w:type="spellEnd"/>
    <w:r>
      <w:t xml:space="preserve"> - </w:t>
    </w:r>
    <w:r w:rsidRPr="00864DFF">
      <w:t>Transformamos ideias em soluções digitais inteligentes!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092"/>
    <w:multiLevelType w:val="multilevel"/>
    <w:tmpl w:val="A9E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B2F"/>
    <w:multiLevelType w:val="multilevel"/>
    <w:tmpl w:val="22E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3335"/>
    <w:multiLevelType w:val="multilevel"/>
    <w:tmpl w:val="91F6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6257B"/>
    <w:multiLevelType w:val="multilevel"/>
    <w:tmpl w:val="39D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F00D5"/>
    <w:multiLevelType w:val="multilevel"/>
    <w:tmpl w:val="4DE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33B96"/>
    <w:multiLevelType w:val="multilevel"/>
    <w:tmpl w:val="464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0F00"/>
    <w:multiLevelType w:val="multilevel"/>
    <w:tmpl w:val="2D4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47084"/>
    <w:multiLevelType w:val="multilevel"/>
    <w:tmpl w:val="8E9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915E8"/>
    <w:multiLevelType w:val="multilevel"/>
    <w:tmpl w:val="441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C5C39"/>
    <w:multiLevelType w:val="multilevel"/>
    <w:tmpl w:val="7CE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771"/>
    <w:multiLevelType w:val="multilevel"/>
    <w:tmpl w:val="1FA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61BC7"/>
    <w:multiLevelType w:val="multilevel"/>
    <w:tmpl w:val="AD12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32D0A"/>
    <w:multiLevelType w:val="multilevel"/>
    <w:tmpl w:val="06C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C7BAF"/>
    <w:multiLevelType w:val="multilevel"/>
    <w:tmpl w:val="52C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4764E"/>
    <w:multiLevelType w:val="multilevel"/>
    <w:tmpl w:val="C034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13E79"/>
    <w:multiLevelType w:val="multilevel"/>
    <w:tmpl w:val="C9E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E7A0F"/>
    <w:multiLevelType w:val="multilevel"/>
    <w:tmpl w:val="EBC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22804"/>
    <w:multiLevelType w:val="multilevel"/>
    <w:tmpl w:val="A64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86D82"/>
    <w:multiLevelType w:val="multilevel"/>
    <w:tmpl w:val="C658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D6DFF"/>
    <w:multiLevelType w:val="multilevel"/>
    <w:tmpl w:val="2C7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C62E0"/>
    <w:multiLevelType w:val="multilevel"/>
    <w:tmpl w:val="105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B6633"/>
    <w:multiLevelType w:val="multilevel"/>
    <w:tmpl w:val="048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943CA"/>
    <w:multiLevelType w:val="multilevel"/>
    <w:tmpl w:val="A95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66B4E"/>
    <w:multiLevelType w:val="multilevel"/>
    <w:tmpl w:val="DA9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679B7"/>
    <w:multiLevelType w:val="multilevel"/>
    <w:tmpl w:val="81B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51691"/>
    <w:multiLevelType w:val="multilevel"/>
    <w:tmpl w:val="F3C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710D0"/>
    <w:multiLevelType w:val="multilevel"/>
    <w:tmpl w:val="50A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5C6688"/>
    <w:multiLevelType w:val="multilevel"/>
    <w:tmpl w:val="74D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90475"/>
    <w:multiLevelType w:val="multilevel"/>
    <w:tmpl w:val="374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F41692"/>
    <w:multiLevelType w:val="multilevel"/>
    <w:tmpl w:val="44C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809AF"/>
    <w:multiLevelType w:val="multilevel"/>
    <w:tmpl w:val="5B9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01251"/>
    <w:multiLevelType w:val="multilevel"/>
    <w:tmpl w:val="AED0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E91DE3"/>
    <w:multiLevelType w:val="multilevel"/>
    <w:tmpl w:val="65E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56D11"/>
    <w:multiLevelType w:val="multilevel"/>
    <w:tmpl w:val="F53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B0019"/>
    <w:multiLevelType w:val="multilevel"/>
    <w:tmpl w:val="E98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D61689"/>
    <w:multiLevelType w:val="multilevel"/>
    <w:tmpl w:val="835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686645"/>
    <w:multiLevelType w:val="multilevel"/>
    <w:tmpl w:val="561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E1FB6"/>
    <w:multiLevelType w:val="multilevel"/>
    <w:tmpl w:val="987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64ABE"/>
    <w:multiLevelType w:val="multilevel"/>
    <w:tmpl w:val="563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226AF4"/>
    <w:multiLevelType w:val="multilevel"/>
    <w:tmpl w:val="B4D0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600B65"/>
    <w:multiLevelType w:val="multilevel"/>
    <w:tmpl w:val="AD1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81FB5"/>
    <w:multiLevelType w:val="multilevel"/>
    <w:tmpl w:val="413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7C7104"/>
    <w:multiLevelType w:val="multilevel"/>
    <w:tmpl w:val="FE2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8512F"/>
    <w:multiLevelType w:val="multilevel"/>
    <w:tmpl w:val="59D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EB4D8E"/>
    <w:multiLevelType w:val="multilevel"/>
    <w:tmpl w:val="F43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50FA0"/>
    <w:multiLevelType w:val="multilevel"/>
    <w:tmpl w:val="2642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20BDB"/>
    <w:multiLevelType w:val="multilevel"/>
    <w:tmpl w:val="0D50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D148A2"/>
    <w:multiLevelType w:val="multilevel"/>
    <w:tmpl w:val="5A9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165DF2"/>
    <w:multiLevelType w:val="multilevel"/>
    <w:tmpl w:val="B026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AD7B79"/>
    <w:multiLevelType w:val="multilevel"/>
    <w:tmpl w:val="4EB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952E38"/>
    <w:multiLevelType w:val="multilevel"/>
    <w:tmpl w:val="C37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F0F3E"/>
    <w:multiLevelType w:val="multilevel"/>
    <w:tmpl w:val="C45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A1539E"/>
    <w:multiLevelType w:val="multilevel"/>
    <w:tmpl w:val="463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36329D"/>
    <w:multiLevelType w:val="multilevel"/>
    <w:tmpl w:val="C2D4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EF64FB"/>
    <w:multiLevelType w:val="multilevel"/>
    <w:tmpl w:val="896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844025"/>
    <w:multiLevelType w:val="multilevel"/>
    <w:tmpl w:val="0B56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CB6EE2"/>
    <w:multiLevelType w:val="multilevel"/>
    <w:tmpl w:val="695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2F4C82"/>
    <w:multiLevelType w:val="multilevel"/>
    <w:tmpl w:val="C666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D80584"/>
    <w:multiLevelType w:val="multilevel"/>
    <w:tmpl w:val="AD0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5E774C"/>
    <w:multiLevelType w:val="multilevel"/>
    <w:tmpl w:val="DE2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64F3D"/>
    <w:multiLevelType w:val="multilevel"/>
    <w:tmpl w:val="2D4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816719"/>
    <w:multiLevelType w:val="multilevel"/>
    <w:tmpl w:val="FCF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62E57"/>
    <w:multiLevelType w:val="multilevel"/>
    <w:tmpl w:val="D66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659509">
    <w:abstractNumId w:val="11"/>
  </w:num>
  <w:num w:numId="2" w16cid:durableId="1550071195">
    <w:abstractNumId w:val="28"/>
  </w:num>
  <w:num w:numId="3" w16cid:durableId="1519079538">
    <w:abstractNumId w:val="27"/>
  </w:num>
  <w:num w:numId="4" w16cid:durableId="824279007">
    <w:abstractNumId w:val="49"/>
  </w:num>
  <w:num w:numId="5" w16cid:durableId="1454788142">
    <w:abstractNumId w:val="42"/>
  </w:num>
  <w:num w:numId="6" w16cid:durableId="2024938498">
    <w:abstractNumId w:val="1"/>
  </w:num>
  <w:num w:numId="7" w16cid:durableId="980310618">
    <w:abstractNumId w:val="17"/>
  </w:num>
  <w:num w:numId="8" w16cid:durableId="1213228068">
    <w:abstractNumId w:val="62"/>
  </w:num>
  <w:num w:numId="9" w16cid:durableId="1684937801">
    <w:abstractNumId w:val="53"/>
  </w:num>
  <w:num w:numId="10" w16cid:durableId="866523113">
    <w:abstractNumId w:val="32"/>
  </w:num>
  <w:num w:numId="11" w16cid:durableId="1073158886">
    <w:abstractNumId w:val="58"/>
  </w:num>
  <w:num w:numId="12" w16cid:durableId="1375497527">
    <w:abstractNumId w:val="8"/>
  </w:num>
  <w:num w:numId="13" w16cid:durableId="1270701064">
    <w:abstractNumId w:val="7"/>
  </w:num>
  <w:num w:numId="14" w16cid:durableId="1722359842">
    <w:abstractNumId w:val="37"/>
  </w:num>
  <w:num w:numId="15" w16cid:durableId="1379428285">
    <w:abstractNumId w:val="50"/>
  </w:num>
  <w:num w:numId="16" w16cid:durableId="2093813142">
    <w:abstractNumId w:val="4"/>
  </w:num>
  <w:num w:numId="17" w16cid:durableId="1060708561">
    <w:abstractNumId w:val="20"/>
  </w:num>
  <w:num w:numId="18" w16cid:durableId="1884710871">
    <w:abstractNumId w:val="19"/>
  </w:num>
  <w:num w:numId="19" w16cid:durableId="1233538639">
    <w:abstractNumId w:val="60"/>
  </w:num>
  <w:num w:numId="20" w16cid:durableId="765075714">
    <w:abstractNumId w:val="48"/>
  </w:num>
  <w:num w:numId="21" w16cid:durableId="865286616">
    <w:abstractNumId w:val="61"/>
  </w:num>
  <w:num w:numId="22" w16cid:durableId="168561806">
    <w:abstractNumId w:val="35"/>
  </w:num>
  <w:num w:numId="23" w16cid:durableId="41290832">
    <w:abstractNumId w:val="23"/>
  </w:num>
  <w:num w:numId="24" w16cid:durableId="1873808325">
    <w:abstractNumId w:val="9"/>
  </w:num>
  <w:num w:numId="25" w16cid:durableId="1622762044">
    <w:abstractNumId w:val="29"/>
  </w:num>
  <w:num w:numId="26" w16cid:durableId="832525811">
    <w:abstractNumId w:val="44"/>
  </w:num>
  <w:num w:numId="27" w16cid:durableId="549848143">
    <w:abstractNumId w:val="12"/>
  </w:num>
  <w:num w:numId="28" w16cid:durableId="1366052905">
    <w:abstractNumId w:val="0"/>
  </w:num>
  <w:num w:numId="29" w16cid:durableId="599265710">
    <w:abstractNumId w:val="46"/>
  </w:num>
  <w:num w:numId="30" w16cid:durableId="1200434734">
    <w:abstractNumId w:val="54"/>
  </w:num>
  <w:num w:numId="31" w16cid:durableId="1285622382">
    <w:abstractNumId w:val="40"/>
  </w:num>
  <w:num w:numId="32" w16cid:durableId="405806295">
    <w:abstractNumId w:val="33"/>
  </w:num>
  <w:num w:numId="33" w16cid:durableId="1117330237">
    <w:abstractNumId w:val="10"/>
  </w:num>
  <w:num w:numId="34" w16cid:durableId="1817448418">
    <w:abstractNumId w:val="15"/>
  </w:num>
  <w:num w:numId="35" w16cid:durableId="288627215">
    <w:abstractNumId w:val="59"/>
  </w:num>
  <w:num w:numId="36" w16cid:durableId="1476069814">
    <w:abstractNumId w:val="45"/>
  </w:num>
  <w:num w:numId="37" w16cid:durableId="1310018102">
    <w:abstractNumId w:val="31"/>
  </w:num>
  <w:num w:numId="38" w16cid:durableId="571043141">
    <w:abstractNumId w:val="24"/>
  </w:num>
  <w:num w:numId="39" w16cid:durableId="671880870">
    <w:abstractNumId w:val="26"/>
  </w:num>
  <w:num w:numId="40" w16cid:durableId="473718379">
    <w:abstractNumId w:val="3"/>
  </w:num>
  <w:num w:numId="41" w16cid:durableId="1112867755">
    <w:abstractNumId w:val="52"/>
  </w:num>
  <w:num w:numId="42" w16cid:durableId="2023893293">
    <w:abstractNumId w:val="36"/>
  </w:num>
  <w:num w:numId="43" w16cid:durableId="1780564344">
    <w:abstractNumId w:val="43"/>
  </w:num>
  <w:num w:numId="44" w16cid:durableId="182669648">
    <w:abstractNumId w:val="41"/>
  </w:num>
  <w:num w:numId="45" w16cid:durableId="622083171">
    <w:abstractNumId w:val="22"/>
  </w:num>
  <w:num w:numId="46" w16cid:durableId="723676670">
    <w:abstractNumId w:val="56"/>
  </w:num>
  <w:num w:numId="47" w16cid:durableId="1745446897">
    <w:abstractNumId w:val="55"/>
  </w:num>
  <w:num w:numId="48" w16cid:durableId="1370839934">
    <w:abstractNumId w:val="38"/>
  </w:num>
  <w:num w:numId="49" w16cid:durableId="1217739818">
    <w:abstractNumId w:val="25"/>
  </w:num>
  <w:num w:numId="50" w16cid:durableId="440498091">
    <w:abstractNumId w:val="34"/>
  </w:num>
  <w:num w:numId="51" w16cid:durableId="572081189">
    <w:abstractNumId w:val="21"/>
  </w:num>
  <w:num w:numId="52" w16cid:durableId="778185414">
    <w:abstractNumId w:val="57"/>
  </w:num>
  <w:num w:numId="53" w16cid:durableId="1153176556">
    <w:abstractNumId w:val="14"/>
  </w:num>
  <w:num w:numId="54" w16cid:durableId="1787500925">
    <w:abstractNumId w:val="47"/>
  </w:num>
  <w:num w:numId="55" w16cid:durableId="811405070">
    <w:abstractNumId w:val="5"/>
  </w:num>
  <w:num w:numId="56" w16cid:durableId="377820962">
    <w:abstractNumId w:val="30"/>
  </w:num>
  <w:num w:numId="57" w16cid:durableId="379789450">
    <w:abstractNumId w:val="16"/>
  </w:num>
  <w:num w:numId="58" w16cid:durableId="132336084">
    <w:abstractNumId w:val="6"/>
  </w:num>
  <w:num w:numId="59" w16cid:durableId="1351490171">
    <w:abstractNumId w:val="2"/>
  </w:num>
  <w:num w:numId="60" w16cid:durableId="570120655">
    <w:abstractNumId w:val="13"/>
  </w:num>
  <w:num w:numId="61" w16cid:durableId="1011949138">
    <w:abstractNumId w:val="18"/>
  </w:num>
  <w:num w:numId="62" w16cid:durableId="757291873">
    <w:abstractNumId w:val="51"/>
  </w:num>
  <w:num w:numId="63" w16cid:durableId="1630864248">
    <w:abstractNumId w:val="3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70"/>
    <w:rsid w:val="001D0970"/>
    <w:rsid w:val="004136E3"/>
    <w:rsid w:val="00864DFF"/>
    <w:rsid w:val="00A14D72"/>
    <w:rsid w:val="00C5347A"/>
    <w:rsid w:val="00D2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CC66D"/>
  <w15:chartTrackingRefBased/>
  <w15:docId w15:val="{00A9B667-ED9B-4ECB-A1F3-850D8F9B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D0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0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0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D0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D0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09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09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09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09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09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09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09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09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09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09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09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D0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0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D097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D0970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64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4DFF"/>
  </w:style>
  <w:style w:type="paragraph" w:styleId="Rodap">
    <w:name w:val="footer"/>
    <w:basedOn w:val="Normal"/>
    <w:link w:val="RodapChar"/>
    <w:uiPriority w:val="99"/>
    <w:unhideWhenUsed/>
    <w:rsid w:val="00864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4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3310</Words>
  <Characters>17877</Characters>
  <Application>Microsoft Office Word</Application>
  <DocSecurity>0</DocSecurity>
  <Lines>148</Lines>
  <Paragraphs>42</Paragraphs>
  <ScaleCrop>false</ScaleCrop>
  <Company/>
  <LinksUpToDate>false</LinksUpToDate>
  <CharactersWithSpaces>21145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 Mesquita</dc:creator>
  <cp:keywords/>
  <dc:description/>
  <cp:lastModifiedBy>Edu Mesquita</cp:lastModifiedBy>
  <cp:revision>2</cp:revision>
  <dcterms:created xsi:type="dcterms:W3CDTF">2026-08-17T01:52:00Z</dcterms:created>
  <dcterms:modified xsi:type="dcterms:W3CDTF">2026-08-17T03:11:00Z</dcterms:modified>
</cp:coreProperties>
</file>